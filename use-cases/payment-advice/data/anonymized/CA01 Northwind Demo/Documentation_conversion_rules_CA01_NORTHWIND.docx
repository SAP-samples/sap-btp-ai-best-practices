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00940" w14:textId="77777777" w:rsidR="00E872F5" w:rsidRPr="0060069C" w:rsidRDefault="000B078F" w:rsidP="00884F1B">
      <w:pPr>
        <w:pStyle w:val="TOC5"/>
        <w:rPr>
          <w:lang w:val="en-US"/>
        </w:rPr>
      </w:pPr>
      <w:r w:rsidRPr="0060069C">
        <w:rPr>
          <w:lang w:val="en-US"/>
        </w:rPr>
        <w:softHyphen/>
      </w:r>
      <w:r w:rsidRPr="0060069C">
        <w:rPr>
          <w:lang w:val="en-US"/>
        </w:rPr>
        <w:softHyphen/>
      </w:r>
    </w:p>
    <w:p w14:paraId="1B500941" w14:textId="77777777" w:rsidR="00E872F5" w:rsidRPr="0060069C" w:rsidRDefault="00E872F5" w:rsidP="00E872F5">
      <w:pPr>
        <w:spacing w:after="0"/>
        <w:rPr>
          <w:lang w:val="en-US"/>
        </w:rPr>
      </w:pPr>
    </w:p>
    <w:p w14:paraId="1B500942" w14:textId="77777777" w:rsidR="00E872F5" w:rsidRPr="0060069C" w:rsidRDefault="00E872F5" w:rsidP="00E872F5">
      <w:pPr>
        <w:spacing w:after="0"/>
        <w:rPr>
          <w:lang w:val="en-US"/>
        </w:rPr>
      </w:pPr>
    </w:p>
    <w:p w14:paraId="1B500943" w14:textId="77777777" w:rsidR="00E872F5" w:rsidRPr="0060069C" w:rsidRDefault="00E872F5" w:rsidP="00E872F5">
      <w:pPr>
        <w:spacing w:after="0"/>
        <w:rPr>
          <w:lang w:val="en-US"/>
        </w:rPr>
      </w:pPr>
    </w:p>
    <w:p w14:paraId="1B500944" w14:textId="77777777" w:rsidR="00E872F5" w:rsidRPr="0060069C" w:rsidRDefault="00E872F5" w:rsidP="00E872F5">
      <w:pPr>
        <w:spacing w:after="0"/>
        <w:rPr>
          <w:lang w:val="en-US"/>
        </w:rPr>
      </w:pPr>
    </w:p>
    <w:p w14:paraId="1B500945" w14:textId="77777777" w:rsidR="00E872F5" w:rsidRPr="0060069C" w:rsidRDefault="00E872F5" w:rsidP="00E872F5">
      <w:pPr>
        <w:spacing w:after="0"/>
        <w:rPr>
          <w:lang w:val="en-US"/>
        </w:rPr>
      </w:pPr>
    </w:p>
    <w:p w14:paraId="1B500946" w14:textId="77777777" w:rsidR="00E872F5" w:rsidRPr="0060069C" w:rsidRDefault="00E872F5" w:rsidP="00E872F5">
      <w:pPr>
        <w:spacing w:after="0"/>
        <w:rPr>
          <w:lang w:val="en-US"/>
        </w:rPr>
      </w:pPr>
    </w:p>
    <w:p w14:paraId="1B500947" w14:textId="77777777" w:rsidR="00E872F5" w:rsidRPr="0060069C" w:rsidRDefault="00E872F5" w:rsidP="00E872F5">
      <w:pPr>
        <w:spacing w:after="0"/>
        <w:rPr>
          <w:lang w:val="en-US"/>
        </w:rPr>
      </w:pPr>
    </w:p>
    <w:p w14:paraId="1B500948" w14:textId="77777777" w:rsidR="00E872F5" w:rsidRPr="0060069C" w:rsidRDefault="00E872F5" w:rsidP="00E872F5">
      <w:pPr>
        <w:spacing w:after="0"/>
        <w:rPr>
          <w:lang w:val="en-US"/>
        </w:rPr>
      </w:pPr>
    </w:p>
    <w:p w14:paraId="1B500949" w14:textId="77777777" w:rsidR="00E872F5" w:rsidRPr="0060069C" w:rsidRDefault="00E872F5" w:rsidP="00E872F5">
      <w:pPr>
        <w:spacing w:after="0"/>
        <w:rPr>
          <w:lang w:val="en-US"/>
        </w:rPr>
      </w:pPr>
    </w:p>
    <w:p w14:paraId="1B50094A" w14:textId="77777777" w:rsidR="00E872F5" w:rsidRPr="0060069C" w:rsidRDefault="00E872F5" w:rsidP="00E872F5">
      <w:pPr>
        <w:spacing w:after="0"/>
        <w:rPr>
          <w:lang w:val="en-US"/>
        </w:rPr>
      </w:pPr>
    </w:p>
    <w:p w14:paraId="1B50094B" w14:textId="77777777" w:rsidR="00E872F5" w:rsidRPr="0060069C" w:rsidRDefault="00E872F5" w:rsidP="00E872F5">
      <w:pPr>
        <w:spacing w:after="0"/>
        <w:rPr>
          <w:lang w:val="en-US"/>
        </w:rPr>
      </w:pPr>
    </w:p>
    <w:p w14:paraId="1B50094C" w14:textId="77777777" w:rsidR="00E872F5" w:rsidRPr="00813571" w:rsidRDefault="00357438" w:rsidP="00813571">
      <w:pPr>
        <w:pStyle w:val="Title"/>
        <w:rPr>
          <w:lang w:val="en-US"/>
        </w:rPr>
      </w:pPr>
      <w:r>
        <w:rPr>
          <w:lang w:val="en-US"/>
        </w:rPr>
        <w:t>Documentation</w:t>
      </w:r>
    </w:p>
    <w:p w14:paraId="1B50094D" w14:textId="77777777" w:rsidR="00E872F5" w:rsidRPr="00813571" w:rsidRDefault="00357438" w:rsidP="00813571">
      <w:pPr>
        <w:pStyle w:val="Subtitle"/>
        <w:rPr>
          <w:lang w:val="en-US"/>
        </w:rPr>
      </w:pPr>
      <w:r>
        <w:rPr>
          <w:lang w:val="en-US"/>
        </w:rPr>
        <w:t>Conversion Rules</w:t>
      </w:r>
    </w:p>
    <w:p w14:paraId="1B50094E" w14:textId="77777777" w:rsidR="00E872F5" w:rsidRPr="00357438" w:rsidRDefault="00357438" w:rsidP="00357438">
      <w:pPr>
        <w:pStyle w:val="Headline3"/>
        <w:tabs>
          <w:tab w:val="left" w:pos="495"/>
          <w:tab w:val="center" w:pos="4536"/>
        </w:tabs>
        <w:jc w:val="left"/>
        <w:rPr>
          <w:b/>
        </w:rPr>
      </w:pPr>
      <w:r>
        <w:tab/>
      </w:r>
      <w:r>
        <w:tab/>
      </w:r>
      <w:r w:rsidRPr="00357438">
        <w:rPr>
          <w:b/>
        </w:rPr>
        <w:t>-Field Assignments -</w:t>
      </w:r>
    </w:p>
    <w:p w14:paraId="1B50094F" w14:textId="77777777" w:rsidR="00E872F5" w:rsidRDefault="00E872F5" w:rsidP="00E872F5">
      <w:pPr>
        <w:tabs>
          <w:tab w:val="left" w:pos="0"/>
          <w:tab w:val="left" w:pos="1800"/>
        </w:tabs>
        <w:spacing w:after="0"/>
        <w:jc w:val="center"/>
        <w:rPr>
          <w:lang w:val="en-US"/>
        </w:rPr>
      </w:pPr>
    </w:p>
    <w:p w14:paraId="1B500950" w14:textId="77777777" w:rsidR="003828BC" w:rsidRDefault="003828BC" w:rsidP="00E872F5">
      <w:pPr>
        <w:tabs>
          <w:tab w:val="left" w:pos="0"/>
          <w:tab w:val="left" w:pos="1800"/>
        </w:tabs>
        <w:spacing w:after="0"/>
        <w:jc w:val="center"/>
        <w:rPr>
          <w:lang w:val="en-US"/>
        </w:rPr>
      </w:pPr>
    </w:p>
    <w:p w14:paraId="1B500951" w14:textId="726453E5" w:rsidR="003828BC" w:rsidRPr="003828BC" w:rsidRDefault="003828BC" w:rsidP="003828BC">
      <w:pPr>
        <w:tabs>
          <w:tab w:val="left" w:pos="0"/>
          <w:tab w:val="left" w:pos="1800"/>
        </w:tabs>
        <w:spacing w:after="0"/>
        <w:rPr>
          <w:sz w:val="32"/>
          <w:szCs w:val="32"/>
          <w:lang w:val="en-US"/>
        </w:rPr>
      </w:pPr>
      <w:r>
        <w:rPr>
          <w:sz w:val="32"/>
          <w:szCs w:val="32"/>
          <w:lang w:val="en-US"/>
        </w:rPr>
        <w:tab/>
      </w:r>
      <w:r w:rsidR="00273472">
        <w:rPr>
          <w:sz w:val="32"/>
          <w:szCs w:val="32"/>
          <w:lang w:val="en-US"/>
        </w:rPr>
        <w:tab/>
      </w:r>
      <w:r w:rsidRPr="003828BC">
        <w:rPr>
          <w:sz w:val="32"/>
          <w:szCs w:val="32"/>
          <w:lang w:val="en-US"/>
        </w:rPr>
        <w:t>Customer:</w:t>
      </w:r>
      <w:r w:rsidR="00831F77">
        <w:rPr>
          <w:sz w:val="32"/>
          <w:szCs w:val="32"/>
          <w:lang w:val="en-US"/>
        </w:rPr>
        <w:t xml:space="preserve"> Lumora – </w:t>
      </w:r>
      <w:r w:rsidR="00273472">
        <w:rPr>
          <w:sz w:val="32"/>
          <w:szCs w:val="32"/>
          <w:lang w:val="en-US"/>
        </w:rPr>
        <w:t>CA01</w:t>
      </w:r>
      <w:r w:rsidR="003D4147">
        <w:rPr>
          <w:sz w:val="32"/>
          <w:szCs w:val="32"/>
          <w:lang w:val="en-US"/>
        </w:rPr>
        <w:t>_</w:t>
      </w:r>
      <w:r w:rsidR="00D4391C">
        <w:rPr>
          <w:sz w:val="32"/>
          <w:szCs w:val="32"/>
          <w:lang w:val="en-US"/>
        </w:rPr>
        <w:t>NORTHWIND</w:t>
      </w:r>
    </w:p>
    <w:p w14:paraId="1B500952" w14:textId="77777777" w:rsidR="00E872F5" w:rsidRPr="00813571" w:rsidRDefault="00E872F5" w:rsidP="00E872F5">
      <w:pPr>
        <w:tabs>
          <w:tab w:val="left" w:pos="0"/>
          <w:tab w:val="left" w:pos="1800"/>
        </w:tabs>
        <w:spacing w:after="0"/>
        <w:jc w:val="center"/>
        <w:rPr>
          <w:lang w:val="en-US"/>
        </w:rPr>
      </w:pPr>
    </w:p>
    <w:p w14:paraId="1B500953" w14:textId="77777777" w:rsidR="00E872F5" w:rsidRPr="00813571" w:rsidRDefault="00E872F5" w:rsidP="00E872F5">
      <w:pPr>
        <w:tabs>
          <w:tab w:val="left" w:pos="0"/>
          <w:tab w:val="left" w:pos="1800"/>
        </w:tabs>
        <w:spacing w:after="0"/>
        <w:jc w:val="center"/>
        <w:rPr>
          <w:lang w:val="en-US"/>
        </w:rPr>
      </w:pPr>
    </w:p>
    <w:p w14:paraId="1B500954" w14:textId="77777777" w:rsidR="00E872F5" w:rsidRPr="00813571" w:rsidRDefault="00E872F5" w:rsidP="00E872F5">
      <w:pPr>
        <w:tabs>
          <w:tab w:val="left" w:pos="0"/>
        </w:tabs>
        <w:spacing w:after="0"/>
        <w:jc w:val="center"/>
        <w:rPr>
          <w:lang w:val="en-US"/>
        </w:rPr>
      </w:pPr>
    </w:p>
    <w:p w14:paraId="1B500955" w14:textId="77777777" w:rsidR="00E872F5" w:rsidRPr="00813571" w:rsidRDefault="00E872F5" w:rsidP="00E872F5">
      <w:pPr>
        <w:tabs>
          <w:tab w:val="left" w:pos="0"/>
          <w:tab w:val="left" w:pos="1800"/>
        </w:tabs>
        <w:spacing w:after="0"/>
        <w:jc w:val="center"/>
        <w:rPr>
          <w:lang w:val="en-US"/>
        </w:rPr>
      </w:pPr>
    </w:p>
    <w:p w14:paraId="1B500956" w14:textId="77777777" w:rsidR="00E872F5" w:rsidRPr="006A62C6" w:rsidRDefault="00E872F5" w:rsidP="00E872F5">
      <w:pPr>
        <w:tabs>
          <w:tab w:val="left" w:pos="1701"/>
        </w:tabs>
        <w:spacing w:after="0"/>
        <w:rPr>
          <w:lang w:val="en-US"/>
        </w:rPr>
      </w:pPr>
    </w:p>
    <w:p w14:paraId="1B500957" w14:textId="77777777" w:rsidR="00E872F5" w:rsidRDefault="00E872F5" w:rsidP="00E872F5">
      <w:pPr>
        <w:tabs>
          <w:tab w:val="left" w:pos="1701"/>
        </w:tabs>
        <w:spacing w:after="0"/>
        <w:rPr>
          <w:lang w:val="en-US"/>
        </w:rPr>
      </w:pPr>
    </w:p>
    <w:p w14:paraId="1B500958" w14:textId="77777777" w:rsidR="00357438" w:rsidRDefault="00357438" w:rsidP="00E872F5">
      <w:pPr>
        <w:tabs>
          <w:tab w:val="left" w:pos="1701"/>
        </w:tabs>
        <w:spacing w:after="0"/>
        <w:rPr>
          <w:lang w:val="en-US"/>
        </w:rPr>
      </w:pPr>
    </w:p>
    <w:p w14:paraId="1B500959" w14:textId="77777777" w:rsidR="00357438" w:rsidRPr="006A62C6" w:rsidRDefault="00357438" w:rsidP="00E872F5">
      <w:pPr>
        <w:tabs>
          <w:tab w:val="left" w:pos="1701"/>
        </w:tabs>
        <w:spacing w:after="0"/>
        <w:rPr>
          <w:lang w:val="en-US"/>
        </w:rPr>
      </w:pPr>
    </w:p>
    <w:p w14:paraId="1B50095A" w14:textId="77777777" w:rsidR="00E872F5" w:rsidRPr="006A62C6" w:rsidRDefault="00E872F5" w:rsidP="00E872F5">
      <w:pPr>
        <w:tabs>
          <w:tab w:val="left" w:pos="1701"/>
        </w:tabs>
        <w:spacing w:after="0"/>
        <w:rPr>
          <w:lang w:val="en-US"/>
        </w:rPr>
      </w:pPr>
    </w:p>
    <w:p w14:paraId="1B50095B" w14:textId="77777777" w:rsidR="00E872F5" w:rsidRPr="006A62C6" w:rsidRDefault="00E872F5" w:rsidP="00E872F5">
      <w:pPr>
        <w:spacing w:after="0"/>
        <w:rPr>
          <w:lang w:val="en-US"/>
        </w:rPr>
      </w:pPr>
    </w:p>
    <w:p w14:paraId="1B50095C" w14:textId="77777777" w:rsidR="00E872F5" w:rsidRPr="006A62C6" w:rsidRDefault="00E872F5" w:rsidP="00E872F5">
      <w:pPr>
        <w:spacing w:after="0"/>
        <w:rPr>
          <w:lang w:val="en-US"/>
        </w:rPr>
      </w:pPr>
    </w:p>
    <w:p w14:paraId="1B50095D" w14:textId="489AE6B7" w:rsidR="00E872F5" w:rsidRPr="006A62C6" w:rsidRDefault="00357438" w:rsidP="00E872F5">
      <w:pPr>
        <w:spacing w:after="0"/>
        <w:rPr>
          <w:lang w:val="en-US"/>
        </w:rPr>
      </w:pPr>
      <w:r>
        <w:rPr>
          <w:lang w:val="en-US"/>
        </w:rPr>
        <w:tab/>
      </w:r>
      <w:r>
        <w:rPr>
          <w:lang w:val="en-US"/>
        </w:rPr>
        <w:tab/>
      </w:r>
      <w:r>
        <w:rPr>
          <w:lang w:val="en-US"/>
        </w:rPr>
        <w:tab/>
      </w:r>
      <w:r>
        <w:rPr>
          <w:lang w:val="en-US"/>
        </w:rPr>
        <w:tab/>
      </w:r>
      <w:r>
        <w:rPr>
          <w:lang w:val="en-US"/>
        </w:rPr>
        <w:tab/>
        <w:t xml:space="preserve">Status: </w:t>
      </w:r>
      <w:r w:rsidR="00D32813">
        <w:rPr>
          <w:lang w:val="en-US"/>
        </w:rPr>
        <w:t>OCT</w:t>
      </w:r>
      <w:r w:rsidR="00831F77">
        <w:rPr>
          <w:lang w:val="en-US"/>
        </w:rPr>
        <w:t xml:space="preserve"> 202</w:t>
      </w:r>
      <w:r w:rsidR="00D32813">
        <w:rPr>
          <w:lang w:val="en-US"/>
        </w:rPr>
        <w:t>5</w:t>
      </w:r>
    </w:p>
    <w:p w14:paraId="1B50095E" w14:textId="77777777" w:rsidR="00E872F5" w:rsidRPr="006A62C6" w:rsidRDefault="00E872F5" w:rsidP="00E872F5">
      <w:pPr>
        <w:spacing w:after="0"/>
        <w:rPr>
          <w:lang w:val="en-US"/>
        </w:rPr>
      </w:pPr>
    </w:p>
    <w:p w14:paraId="1B50095F" w14:textId="77777777" w:rsidR="00E872F5" w:rsidRPr="006A62C6" w:rsidRDefault="00E872F5" w:rsidP="00E872F5">
      <w:pPr>
        <w:spacing w:after="0"/>
        <w:rPr>
          <w:lang w:val="en-US"/>
        </w:rPr>
      </w:pPr>
    </w:p>
    <w:p w14:paraId="1B500960" w14:textId="77777777" w:rsidR="00E872F5" w:rsidRPr="006A62C6" w:rsidRDefault="00E872F5" w:rsidP="00E872F5">
      <w:pPr>
        <w:spacing w:after="0"/>
        <w:rPr>
          <w:lang w:val="en-US"/>
        </w:rPr>
      </w:pPr>
    </w:p>
    <w:p w14:paraId="1B500961" w14:textId="77777777" w:rsidR="00E872F5" w:rsidRPr="006A62C6" w:rsidRDefault="00E872F5" w:rsidP="00E872F5">
      <w:pPr>
        <w:rPr>
          <w:lang w:val="en-US"/>
        </w:rPr>
      </w:pPr>
    </w:p>
    <w:p w14:paraId="1B500962" w14:textId="77777777" w:rsidR="00E872F5" w:rsidRPr="006A62C6" w:rsidRDefault="00E872F5" w:rsidP="00E872F5">
      <w:pPr>
        <w:rPr>
          <w:lang w:val="en-US"/>
        </w:rPr>
      </w:pPr>
    </w:p>
    <w:p w14:paraId="1B500963" w14:textId="77777777" w:rsidR="00E872F5" w:rsidRPr="006A62C6" w:rsidRDefault="00E872F5" w:rsidP="00E872F5">
      <w:pPr>
        <w:rPr>
          <w:lang w:val="en-US"/>
        </w:rPr>
      </w:pPr>
    </w:p>
    <w:p w14:paraId="1B500964" w14:textId="77777777" w:rsidR="00E872F5" w:rsidRPr="006A62C6" w:rsidRDefault="00E872F5" w:rsidP="00E872F5">
      <w:pPr>
        <w:jc w:val="center"/>
        <w:rPr>
          <w:lang w:val="en-US"/>
        </w:rPr>
      </w:pPr>
    </w:p>
    <w:p w14:paraId="1B500965" w14:textId="77777777" w:rsidR="00E872F5" w:rsidRPr="006A62C6" w:rsidRDefault="00E872F5" w:rsidP="00E872F5">
      <w:pPr>
        <w:spacing w:after="0"/>
        <w:rPr>
          <w:lang w:val="en-US"/>
        </w:rPr>
      </w:pPr>
    </w:p>
    <w:p w14:paraId="1B500966" w14:textId="77777777" w:rsidR="00E872F5" w:rsidRPr="006A62C6" w:rsidRDefault="00E872F5" w:rsidP="00E872F5">
      <w:pPr>
        <w:spacing w:after="0"/>
        <w:rPr>
          <w:lang w:val="en-US"/>
        </w:rPr>
      </w:pPr>
    </w:p>
    <w:p w14:paraId="1B500967" w14:textId="77777777" w:rsidR="00813571" w:rsidRPr="006A62C6" w:rsidRDefault="00813571" w:rsidP="00E872F5">
      <w:pPr>
        <w:spacing w:after="0"/>
        <w:rPr>
          <w:lang w:val="en-US"/>
        </w:rPr>
        <w:sectPr w:rsidR="00813571" w:rsidRPr="006A62C6" w:rsidSect="00813571">
          <w:headerReference w:type="even" r:id="rId11"/>
          <w:headerReference w:type="default" r:id="rId12"/>
          <w:footerReference w:type="even" r:id="rId13"/>
          <w:footerReference w:type="default" r:id="rId14"/>
          <w:headerReference w:type="first" r:id="rId15"/>
          <w:footerReference w:type="first" r:id="rId16"/>
          <w:pgSz w:w="11906" w:h="16838"/>
          <w:pgMar w:top="1843" w:right="1417" w:bottom="1134" w:left="1417" w:header="708" w:footer="708" w:gutter="0"/>
          <w:cols w:space="708"/>
          <w:titlePg/>
          <w:docGrid w:linePitch="360"/>
        </w:sectPr>
      </w:pPr>
    </w:p>
    <w:sdt>
      <w:sdtPr>
        <w:rPr>
          <w:rFonts w:asciiTheme="minorHAnsi" w:eastAsiaTheme="minorHAnsi" w:hAnsiTheme="minorHAnsi" w:cstheme="minorBidi"/>
          <w:b w:val="0"/>
          <w:bCs w:val="0"/>
          <w:color w:val="000000" w:themeColor="text1"/>
          <w:sz w:val="22"/>
          <w:szCs w:val="22"/>
          <w:lang w:eastAsia="en-US"/>
        </w:rPr>
        <w:id w:val="1181244001"/>
        <w:docPartObj>
          <w:docPartGallery w:val="Table of Contents"/>
          <w:docPartUnique/>
        </w:docPartObj>
      </w:sdtPr>
      <w:sdtEndPr>
        <w:rPr>
          <w:color w:val="auto"/>
        </w:rPr>
      </w:sdtEndPr>
      <w:sdtContent>
        <w:p w14:paraId="1B500968" w14:textId="77777777" w:rsidR="00C37C33" w:rsidRPr="00357438" w:rsidRDefault="000B078F" w:rsidP="00C37C33">
          <w:pPr>
            <w:pStyle w:val="TOCHeading"/>
            <w:spacing w:after="240"/>
            <w:rPr>
              <w:rFonts w:ascii="Calibri" w:hAnsi="Calibri"/>
              <w:caps/>
              <w:color w:val="000000" w:themeColor="text1"/>
              <w:lang w:val="en-US"/>
            </w:rPr>
          </w:pPr>
          <w:r w:rsidRPr="00357438">
            <w:rPr>
              <w:rFonts w:ascii="Calibri" w:hAnsi="Calibri"/>
              <w:caps/>
              <w:color w:val="000000" w:themeColor="text1"/>
              <w:lang w:val="en-US"/>
            </w:rPr>
            <w:t>table of Content</w:t>
          </w:r>
        </w:p>
        <w:p w14:paraId="1B500969" w14:textId="77777777" w:rsidR="00AA6379" w:rsidRDefault="00FA4E56">
          <w:pPr>
            <w:pStyle w:val="TOC1"/>
            <w:rPr>
              <w:rFonts w:eastAsiaTheme="minorEastAsia"/>
              <w:caps w:val="0"/>
              <w:lang w:eastAsia="de-DE"/>
            </w:rPr>
          </w:pPr>
          <w:r>
            <w:fldChar w:fldCharType="begin"/>
          </w:r>
          <w:r>
            <w:instrText xml:space="preserve"> TOC \o "2-6" \h \z \t "Überschrift 1;1" </w:instrText>
          </w:r>
          <w:r>
            <w:fldChar w:fldCharType="separate"/>
          </w:r>
          <w:hyperlink w:anchor="_Toc477788670" w:history="1">
            <w:r w:rsidR="00AA6379" w:rsidRPr="00D400F4">
              <w:rPr>
                <w:rStyle w:val="Hyperlink"/>
              </w:rPr>
              <w:t>1</w:t>
            </w:r>
            <w:r w:rsidR="00AA6379">
              <w:rPr>
                <w:rFonts w:eastAsiaTheme="minorEastAsia"/>
                <w:caps w:val="0"/>
                <w:lang w:eastAsia="de-DE"/>
              </w:rPr>
              <w:tab/>
            </w:r>
            <w:r w:rsidR="00AA6379" w:rsidRPr="00D400F4">
              <w:rPr>
                <w:rStyle w:val="Hyperlink"/>
              </w:rPr>
              <w:t>INTRODUCTION</w:t>
            </w:r>
            <w:r w:rsidR="00AA6379">
              <w:rPr>
                <w:webHidden/>
              </w:rPr>
              <w:tab/>
            </w:r>
            <w:r w:rsidR="00AA6379">
              <w:rPr>
                <w:webHidden/>
              </w:rPr>
              <w:fldChar w:fldCharType="begin"/>
            </w:r>
            <w:r w:rsidR="00AA6379">
              <w:rPr>
                <w:webHidden/>
              </w:rPr>
              <w:instrText xml:space="preserve"> PAGEREF _Toc477788670 \h </w:instrText>
            </w:r>
            <w:r w:rsidR="00AA6379">
              <w:rPr>
                <w:webHidden/>
              </w:rPr>
            </w:r>
            <w:r w:rsidR="00AA6379">
              <w:rPr>
                <w:webHidden/>
              </w:rPr>
              <w:fldChar w:fldCharType="separate"/>
            </w:r>
            <w:r w:rsidR="00AA6379">
              <w:rPr>
                <w:webHidden/>
              </w:rPr>
              <w:t>2</w:t>
            </w:r>
            <w:r w:rsidR="00AA6379">
              <w:rPr>
                <w:webHidden/>
              </w:rPr>
              <w:fldChar w:fldCharType="end"/>
            </w:r>
          </w:hyperlink>
        </w:p>
        <w:p w14:paraId="1B50096A" w14:textId="77777777" w:rsidR="00AA6379" w:rsidRDefault="00AA6379">
          <w:pPr>
            <w:pStyle w:val="TOC1"/>
            <w:rPr>
              <w:rFonts w:eastAsiaTheme="minorEastAsia"/>
              <w:caps w:val="0"/>
              <w:lang w:eastAsia="de-DE"/>
            </w:rPr>
          </w:pPr>
          <w:hyperlink w:anchor="_Toc477788671" w:history="1">
            <w:r w:rsidRPr="00D400F4">
              <w:rPr>
                <w:rStyle w:val="Hyperlink"/>
              </w:rPr>
              <w:t>2</w:t>
            </w:r>
            <w:r>
              <w:rPr>
                <w:rFonts w:eastAsiaTheme="minorEastAsia"/>
                <w:caps w:val="0"/>
                <w:lang w:eastAsia="de-DE"/>
              </w:rPr>
              <w:tab/>
            </w:r>
            <w:r w:rsidRPr="00D400F4">
              <w:rPr>
                <w:rStyle w:val="Hyperlink"/>
              </w:rPr>
              <w:t>ADVICE-IMPORTFILE  FIELD ASSIGNMENTS</w:t>
            </w:r>
            <w:r>
              <w:rPr>
                <w:webHidden/>
              </w:rPr>
              <w:tab/>
            </w:r>
            <w:r>
              <w:rPr>
                <w:webHidden/>
              </w:rPr>
              <w:fldChar w:fldCharType="begin"/>
            </w:r>
            <w:r>
              <w:rPr>
                <w:webHidden/>
              </w:rPr>
              <w:instrText xml:space="preserve"> PAGEREF _Toc477788671 \h </w:instrText>
            </w:r>
            <w:r>
              <w:rPr>
                <w:webHidden/>
              </w:rPr>
            </w:r>
            <w:r>
              <w:rPr>
                <w:webHidden/>
              </w:rPr>
              <w:fldChar w:fldCharType="separate"/>
            </w:r>
            <w:r>
              <w:rPr>
                <w:webHidden/>
              </w:rPr>
              <w:t>3</w:t>
            </w:r>
            <w:r>
              <w:rPr>
                <w:webHidden/>
              </w:rPr>
              <w:fldChar w:fldCharType="end"/>
            </w:r>
          </w:hyperlink>
        </w:p>
        <w:p w14:paraId="1B50096B" w14:textId="77777777" w:rsidR="00AA6379" w:rsidRDefault="00AA6379">
          <w:pPr>
            <w:pStyle w:val="TOC2"/>
            <w:tabs>
              <w:tab w:val="left" w:pos="880"/>
              <w:tab w:val="right" w:leader="dot" w:pos="9060"/>
            </w:tabs>
            <w:rPr>
              <w:rFonts w:eastAsiaTheme="minorEastAsia"/>
              <w:noProof/>
              <w:lang w:eastAsia="de-DE"/>
            </w:rPr>
          </w:pPr>
          <w:hyperlink w:anchor="_Toc477788672" w:history="1">
            <w:r w:rsidRPr="00D400F4">
              <w:rPr>
                <w:rStyle w:val="Hyperlink"/>
                <w:noProof/>
              </w:rPr>
              <w:t>2.1</w:t>
            </w:r>
            <w:r>
              <w:rPr>
                <w:rFonts w:eastAsiaTheme="minorEastAsia"/>
                <w:noProof/>
                <w:lang w:eastAsia="de-DE"/>
              </w:rPr>
              <w:tab/>
            </w:r>
            <w:r w:rsidRPr="00D400F4">
              <w:rPr>
                <w:rStyle w:val="Hyperlink"/>
                <w:noProof/>
              </w:rPr>
              <w:t>Format:</w:t>
            </w:r>
            <w:r>
              <w:rPr>
                <w:noProof/>
                <w:webHidden/>
              </w:rPr>
              <w:tab/>
            </w:r>
            <w:r>
              <w:rPr>
                <w:noProof/>
                <w:webHidden/>
              </w:rPr>
              <w:fldChar w:fldCharType="begin"/>
            </w:r>
            <w:r>
              <w:rPr>
                <w:noProof/>
                <w:webHidden/>
              </w:rPr>
              <w:instrText xml:space="preserve"> PAGEREF _Toc477788672 \h </w:instrText>
            </w:r>
            <w:r>
              <w:rPr>
                <w:noProof/>
                <w:webHidden/>
              </w:rPr>
            </w:r>
            <w:r>
              <w:rPr>
                <w:noProof/>
                <w:webHidden/>
              </w:rPr>
              <w:fldChar w:fldCharType="separate"/>
            </w:r>
            <w:r>
              <w:rPr>
                <w:noProof/>
                <w:webHidden/>
              </w:rPr>
              <w:t>3</w:t>
            </w:r>
            <w:r>
              <w:rPr>
                <w:noProof/>
                <w:webHidden/>
              </w:rPr>
              <w:fldChar w:fldCharType="end"/>
            </w:r>
          </w:hyperlink>
        </w:p>
        <w:p w14:paraId="1B50096C" w14:textId="77777777" w:rsidR="00AA6379" w:rsidRDefault="00AA6379">
          <w:pPr>
            <w:pStyle w:val="TOC2"/>
            <w:tabs>
              <w:tab w:val="left" w:pos="880"/>
              <w:tab w:val="right" w:leader="dot" w:pos="9060"/>
            </w:tabs>
            <w:rPr>
              <w:rFonts w:eastAsiaTheme="minorEastAsia"/>
              <w:noProof/>
              <w:lang w:eastAsia="de-DE"/>
            </w:rPr>
          </w:pPr>
          <w:hyperlink w:anchor="_Toc477788673" w:history="1">
            <w:r w:rsidRPr="00D400F4">
              <w:rPr>
                <w:rStyle w:val="Hyperlink"/>
                <w:noProof/>
              </w:rPr>
              <w:t>2.2</w:t>
            </w:r>
            <w:r>
              <w:rPr>
                <w:rFonts w:eastAsiaTheme="minorEastAsia"/>
                <w:noProof/>
                <w:lang w:eastAsia="de-DE"/>
              </w:rPr>
              <w:tab/>
            </w:r>
            <w:r w:rsidRPr="00D400F4">
              <w:rPr>
                <w:rStyle w:val="Hyperlink"/>
                <w:noProof/>
              </w:rPr>
              <w:t>Particularities:</w:t>
            </w:r>
            <w:r>
              <w:rPr>
                <w:noProof/>
                <w:webHidden/>
              </w:rPr>
              <w:tab/>
            </w:r>
            <w:r>
              <w:rPr>
                <w:noProof/>
                <w:webHidden/>
              </w:rPr>
              <w:fldChar w:fldCharType="begin"/>
            </w:r>
            <w:r>
              <w:rPr>
                <w:noProof/>
                <w:webHidden/>
              </w:rPr>
              <w:instrText xml:space="preserve"> PAGEREF _Toc477788673 \h </w:instrText>
            </w:r>
            <w:r>
              <w:rPr>
                <w:noProof/>
                <w:webHidden/>
              </w:rPr>
            </w:r>
            <w:r>
              <w:rPr>
                <w:noProof/>
                <w:webHidden/>
              </w:rPr>
              <w:fldChar w:fldCharType="separate"/>
            </w:r>
            <w:r>
              <w:rPr>
                <w:noProof/>
                <w:webHidden/>
              </w:rPr>
              <w:t>3</w:t>
            </w:r>
            <w:r>
              <w:rPr>
                <w:noProof/>
                <w:webHidden/>
              </w:rPr>
              <w:fldChar w:fldCharType="end"/>
            </w:r>
          </w:hyperlink>
        </w:p>
        <w:p w14:paraId="1B50096D" w14:textId="77777777" w:rsidR="00AA6379" w:rsidRDefault="00AA6379">
          <w:pPr>
            <w:pStyle w:val="TOC2"/>
            <w:tabs>
              <w:tab w:val="left" w:pos="880"/>
              <w:tab w:val="right" w:leader="dot" w:pos="9060"/>
            </w:tabs>
            <w:rPr>
              <w:rFonts w:eastAsiaTheme="minorEastAsia"/>
              <w:noProof/>
              <w:lang w:eastAsia="de-DE"/>
            </w:rPr>
          </w:pPr>
          <w:hyperlink w:anchor="_Toc477788674" w:history="1">
            <w:r w:rsidRPr="00D400F4">
              <w:rPr>
                <w:rStyle w:val="Hyperlink"/>
                <w:noProof/>
                <w:lang w:val="en-US"/>
              </w:rPr>
              <w:t>2.3</w:t>
            </w:r>
            <w:r>
              <w:rPr>
                <w:rFonts w:eastAsiaTheme="minorEastAsia"/>
                <w:noProof/>
                <w:lang w:eastAsia="de-DE"/>
              </w:rPr>
              <w:tab/>
            </w:r>
            <w:r w:rsidRPr="00D400F4">
              <w:rPr>
                <w:rStyle w:val="Hyperlink"/>
                <w:noProof/>
                <w:lang w:val="en-US"/>
              </w:rPr>
              <w:t>Header Record (in-house record type 100):</w:t>
            </w:r>
            <w:r>
              <w:rPr>
                <w:noProof/>
                <w:webHidden/>
              </w:rPr>
              <w:tab/>
            </w:r>
            <w:r>
              <w:rPr>
                <w:noProof/>
                <w:webHidden/>
              </w:rPr>
              <w:fldChar w:fldCharType="begin"/>
            </w:r>
            <w:r>
              <w:rPr>
                <w:noProof/>
                <w:webHidden/>
              </w:rPr>
              <w:instrText xml:space="preserve"> PAGEREF _Toc477788674 \h </w:instrText>
            </w:r>
            <w:r>
              <w:rPr>
                <w:noProof/>
                <w:webHidden/>
              </w:rPr>
            </w:r>
            <w:r>
              <w:rPr>
                <w:noProof/>
                <w:webHidden/>
              </w:rPr>
              <w:fldChar w:fldCharType="separate"/>
            </w:r>
            <w:r>
              <w:rPr>
                <w:noProof/>
                <w:webHidden/>
              </w:rPr>
              <w:t>3</w:t>
            </w:r>
            <w:r>
              <w:rPr>
                <w:noProof/>
                <w:webHidden/>
              </w:rPr>
              <w:fldChar w:fldCharType="end"/>
            </w:r>
          </w:hyperlink>
        </w:p>
        <w:p w14:paraId="1B50096E" w14:textId="77777777" w:rsidR="00AA6379" w:rsidRDefault="00AA6379">
          <w:pPr>
            <w:pStyle w:val="TOC2"/>
            <w:tabs>
              <w:tab w:val="left" w:pos="880"/>
              <w:tab w:val="right" w:leader="dot" w:pos="9060"/>
            </w:tabs>
            <w:rPr>
              <w:rFonts w:eastAsiaTheme="minorEastAsia"/>
              <w:noProof/>
              <w:lang w:eastAsia="de-DE"/>
            </w:rPr>
          </w:pPr>
          <w:hyperlink w:anchor="_Toc477788675" w:history="1">
            <w:r w:rsidRPr="00D400F4">
              <w:rPr>
                <w:rStyle w:val="Hyperlink"/>
                <w:noProof/>
                <w:lang w:val="en-US"/>
              </w:rPr>
              <w:t>2.4</w:t>
            </w:r>
            <w:r>
              <w:rPr>
                <w:rFonts w:eastAsiaTheme="minorEastAsia"/>
                <w:noProof/>
                <w:lang w:eastAsia="de-DE"/>
              </w:rPr>
              <w:tab/>
            </w:r>
            <w:r w:rsidRPr="00D400F4">
              <w:rPr>
                <w:rStyle w:val="Hyperlink"/>
                <w:noProof/>
                <w:lang w:val="en-US"/>
              </w:rPr>
              <w:t>Item Record (in-house record type 200):</w:t>
            </w:r>
            <w:r>
              <w:rPr>
                <w:noProof/>
                <w:webHidden/>
              </w:rPr>
              <w:tab/>
            </w:r>
            <w:r>
              <w:rPr>
                <w:noProof/>
                <w:webHidden/>
              </w:rPr>
              <w:fldChar w:fldCharType="begin"/>
            </w:r>
            <w:r>
              <w:rPr>
                <w:noProof/>
                <w:webHidden/>
              </w:rPr>
              <w:instrText xml:space="preserve"> PAGEREF _Toc477788675 \h </w:instrText>
            </w:r>
            <w:r>
              <w:rPr>
                <w:noProof/>
                <w:webHidden/>
              </w:rPr>
            </w:r>
            <w:r>
              <w:rPr>
                <w:noProof/>
                <w:webHidden/>
              </w:rPr>
              <w:fldChar w:fldCharType="separate"/>
            </w:r>
            <w:r>
              <w:rPr>
                <w:noProof/>
                <w:webHidden/>
              </w:rPr>
              <w:t>5</w:t>
            </w:r>
            <w:r>
              <w:rPr>
                <w:noProof/>
                <w:webHidden/>
              </w:rPr>
              <w:fldChar w:fldCharType="end"/>
            </w:r>
          </w:hyperlink>
        </w:p>
        <w:p w14:paraId="1B50096F" w14:textId="77777777" w:rsidR="00C37C33" w:rsidRDefault="00FA4E56">
          <w:r>
            <w:rPr>
              <w:noProof/>
            </w:rPr>
            <w:fldChar w:fldCharType="end"/>
          </w:r>
        </w:p>
      </w:sdtContent>
    </w:sdt>
    <w:p w14:paraId="1B500970" w14:textId="77777777" w:rsidR="00C37C33" w:rsidRDefault="00C37C33">
      <w:pPr>
        <w:spacing w:after="200" w:line="276" w:lineRule="auto"/>
        <w:rPr>
          <w:rFonts w:ascii="Calibri" w:eastAsiaTheme="majorEastAsia" w:hAnsi="Calibri" w:cstheme="majorBidi"/>
          <w:b/>
          <w:bCs/>
          <w:caps/>
          <w:color w:val="000000" w:themeColor="text1"/>
          <w:sz w:val="28"/>
          <w:szCs w:val="28"/>
        </w:rPr>
      </w:pPr>
      <w:r>
        <w:br w:type="page"/>
      </w:r>
    </w:p>
    <w:p w14:paraId="1B500971" w14:textId="77777777" w:rsidR="00C37C33" w:rsidRDefault="00C37C33" w:rsidP="00E872F5">
      <w:pPr>
        <w:pStyle w:val="Heading1"/>
        <w:sectPr w:rsidR="00C37C33" w:rsidSect="00650BE4">
          <w:headerReference w:type="default" r:id="rId17"/>
          <w:pgSz w:w="11906" w:h="16838"/>
          <w:pgMar w:top="1701" w:right="1418" w:bottom="1134" w:left="1418" w:header="709" w:footer="709" w:gutter="0"/>
          <w:pgNumType w:start="1"/>
          <w:cols w:space="708"/>
          <w:docGrid w:linePitch="360"/>
        </w:sectPr>
      </w:pPr>
    </w:p>
    <w:p w14:paraId="1B500972" w14:textId="77777777" w:rsidR="00DD7EA5" w:rsidRDefault="00357438" w:rsidP="00E872F5">
      <w:pPr>
        <w:pStyle w:val="Heading1"/>
      </w:pPr>
      <w:bookmarkStart w:id="0" w:name="_Toc477788670"/>
      <w:r>
        <w:lastRenderedPageBreak/>
        <w:t>INTRODUCTION</w:t>
      </w:r>
      <w:bookmarkEnd w:id="0"/>
    </w:p>
    <w:p w14:paraId="0B8CBB4E" w14:textId="77777777" w:rsidR="003B065C" w:rsidRDefault="003B065C" w:rsidP="003B065C"/>
    <w:p w14:paraId="1F9E9CF7" w14:textId="094985AF" w:rsidR="003B065C" w:rsidRDefault="003B065C" w:rsidP="003B065C">
      <w:proofErr w:type="spellStart"/>
      <w:r>
        <w:t>default_company_code</w:t>
      </w:r>
      <w:proofErr w:type="spellEnd"/>
      <w:r>
        <w:t>: "CA01"</w:t>
      </w:r>
    </w:p>
    <w:p w14:paraId="111F0685" w14:textId="77777777" w:rsidR="003B065C" w:rsidRPr="003B065C" w:rsidRDefault="003B065C" w:rsidP="003B065C"/>
    <w:p w14:paraId="1B500973" w14:textId="77777777" w:rsidR="00357438" w:rsidRPr="00357438" w:rsidRDefault="00357438" w:rsidP="00357438">
      <w:pPr>
        <w:rPr>
          <w:lang w:val="en-US"/>
        </w:rPr>
      </w:pPr>
      <w:r w:rsidRPr="00357438">
        <w:rPr>
          <w:lang w:val="en-US"/>
        </w:rPr>
        <w:t xml:space="preserve">Depending on the format, the advice note files are imported to the database using a corresponding converter. Later, the advice data are to be imported and processed as advice notes in the HO in-house format, i.e., the entry in corresponding database fields depends on the data record description for the AutoAvis import file (in-house format). The assignment of advice note data to database fields has to be defined for each advice note. If the advice note file does not contain data for certain fields you can fill these fields in some converters with defined, constant values or with values generated by corresponding functions. </w:t>
      </w:r>
    </w:p>
    <w:p w14:paraId="1B500974" w14:textId="77777777" w:rsidR="00357438" w:rsidRPr="00357438" w:rsidRDefault="00357438" w:rsidP="00357438">
      <w:pPr>
        <w:rPr>
          <w:lang w:val="en-US"/>
        </w:rPr>
      </w:pPr>
    </w:p>
    <w:p w14:paraId="1B500975" w14:textId="77777777" w:rsidR="007218BD" w:rsidRDefault="00357438" w:rsidP="00357438">
      <w:pPr>
        <w:rPr>
          <w:lang w:val="en-US"/>
        </w:rPr>
      </w:pPr>
      <w:r w:rsidRPr="00357438">
        <w:rPr>
          <w:lang w:val="en-US"/>
        </w:rPr>
        <w:t>Currently, the following converter classes</w:t>
      </w:r>
      <w:r>
        <w:rPr>
          <w:lang w:val="en-US"/>
        </w:rPr>
        <w:t xml:space="preserve"> </w:t>
      </w:r>
      <w:r w:rsidRPr="00357438">
        <w:rPr>
          <w:lang w:val="en-US"/>
        </w:rPr>
        <w:t>for the following Avis formats are available:</w:t>
      </w:r>
    </w:p>
    <w:p w14:paraId="1B500976" w14:textId="77777777" w:rsidR="00357438" w:rsidRPr="00021D63" w:rsidRDefault="00357438" w:rsidP="00357438">
      <w:pPr>
        <w:rPr>
          <w:lang w:val="en-US"/>
        </w:rPr>
      </w:pPr>
      <w:r w:rsidRPr="00021D63">
        <w:rPr>
          <w:lang w:val="en-US"/>
        </w:rPr>
        <w:t xml:space="preserve">- CSV(HO) </w:t>
      </w:r>
      <w:proofErr w:type="gramStart"/>
      <w:r w:rsidRPr="00021D63">
        <w:rPr>
          <w:lang w:val="en-US"/>
        </w:rPr>
        <w:t>( HO</w:t>
      </w:r>
      <w:proofErr w:type="gramEnd"/>
      <w:r w:rsidRPr="00021D63">
        <w:rPr>
          <w:lang w:val="en-US"/>
        </w:rPr>
        <w:t xml:space="preserve"> Inhouse </w:t>
      </w:r>
      <w:proofErr w:type="gramStart"/>
      <w:r w:rsidRPr="00021D63">
        <w:rPr>
          <w:lang w:val="en-US"/>
        </w:rPr>
        <w:t xml:space="preserve">Format </w:t>
      </w:r>
      <w:r>
        <w:rPr>
          <w:lang w:val="en-US"/>
        </w:rPr>
        <w:t>)</w:t>
      </w:r>
      <w:proofErr w:type="gramEnd"/>
    </w:p>
    <w:p w14:paraId="1B500977" w14:textId="77777777" w:rsidR="00357438" w:rsidRDefault="00357438" w:rsidP="00357438">
      <w:pPr>
        <w:rPr>
          <w:lang w:val="en-US"/>
        </w:rPr>
      </w:pPr>
      <w:r w:rsidRPr="00021D63">
        <w:rPr>
          <w:lang w:val="en-US"/>
        </w:rPr>
        <w:t xml:space="preserve">- Text-Standard </w:t>
      </w:r>
      <w:r>
        <w:rPr>
          <w:lang w:val="en-US"/>
        </w:rPr>
        <w:t>(PDF/</w:t>
      </w:r>
      <w:proofErr w:type="gramStart"/>
      <w:r>
        <w:rPr>
          <w:lang w:val="en-US"/>
        </w:rPr>
        <w:t>Txt )</w:t>
      </w:r>
      <w:proofErr w:type="gramEnd"/>
      <w:r>
        <w:rPr>
          <w:lang w:val="en-US"/>
        </w:rPr>
        <w:t xml:space="preserve"> </w:t>
      </w:r>
    </w:p>
    <w:p w14:paraId="1B500978" w14:textId="77777777" w:rsidR="00357438" w:rsidRPr="00A35FDB" w:rsidRDefault="00357438" w:rsidP="00357438">
      <w:pPr>
        <w:rPr>
          <w:lang w:val="en-US"/>
        </w:rPr>
      </w:pPr>
      <w:r>
        <w:rPr>
          <w:lang w:val="en-US"/>
        </w:rPr>
        <w:t>-</w:t>
      </w:r>
      <w:r w:rsidRPr="00021D63">
        <w:rPr>
          <w:lang w:val="en-US"/>
        </w:rPr>
        <w:t xml:space="preserve"> Text-Standard V2 (CSV)</w:t>
      </w:r>
      <w:r>
        <w:rPr>
          <w:lang w:val="en-US"/>
        </w:rPr>
        <w:t xml:space="preserve"> </w:t>
      </w:r>
      <w:r w:rsidRPr="00A35FDB">
        <w:rPr>
          <w:lang w:val="en-US"/>
        </w:rPr>
        <w:t>(Excel/CSV)</w:t>
      </w:r>
    </w:p>
    <w:p w14:paraId="1B500979" w14:textId="77777777" w:rsidR="00357438" w:rsidRPr="0060069C" w:rsidRDefault="00357438" w:rsidP="00357438">
      <w:pPr>
        <w:rPr>
          <w:lang w:val="en-US"/>
        </w:rPr>
      </w:pPr>
      <w:r w:rsidRPr="0060069C">
        <w:rPr>
          <w:lang w:val="en-US"/>
        </w:rPr>
        <w:t>- Text-Standard HTML</w:t>
      </w:r>
    </w:p>
    <w:p w14:paraId="1B50097A" w14:textId="77777777" w:rsidR="00357438" w:rsidRPr="00357438" w:rsidRDefault="00357438" w:rsidP="00357438">
      <w:pPr>
        <w:rPr>
          <w:lang w:val="en-US"/>
        </w:rPr>
      </w:pPr>
      <w:r w:rsidRPr="00357438">
        <w:rPr>
          <w:lang w:val="en-US"/>
        </w:rPr>
        <w:t>- Text-</w:t>
      </w:r>
      <w:proofErr w:type="spellStart"/>
      <w:r w:rsidRPr="00357438">
        <w:rPr>
          <w:lang w:val="en-US"/>
        </w:rPr>
        <w:t>Satzarten</w:t>
      </w:r>
      <w:proofErr w:type="spellEnd"/>
      <w:r w:rsidRPr="00357438">
        <w:rPr>
          <w:lang w:val="en-US"/>
        </w:rPr>
        <w:t xml:space="preserve"> (Advice with clearly defined record types)</w:t>
      </w:r>
    </w:p>
    <w:p w14:paraId="1B50097B" w14:textId="77777777" w:rsidR="00357438" w:rsidRPr="00A35FDB" w:rsidRDefault="00357438" w:rsidP="00357438">
      <w:pPr>
        <w:rPr>
          <w:lang w:val="en-US"/>
        </w:rPr>
      </w:pPr>
      <w:r w:rsidRPr="00A35FDB">
        <w:rPr>
          <w:lang w:val="en-US"/>
        </w:rPr>
        <w:t>- REMADV</w:t>
      </w:r>
    </w:p>
    <w:p w14:paraId="1B50097C" w14:textId="77777777" w:rsidR="00357438" w:rsidRPr="00A35FDB" w:rsidRDefault="00357438" w:rsidP="00357438">
      <w:pPr>
        <w:rPr>
          <w:lang w:val="en-US"/>
        </w:rPr>
      </w:pPr>
      <w:r w:rsidRPr="00A35FDB">
        <w:rPr>
          <w:lang w:val="en-US"/>
        </w:rPr>
        <w:t>- EDI820</w:t>
      </w:r>
    </w:p>
    <w:p w14:paraId="1B50097D" w14:textId="77777777" w:rsidR="00357438" w:rsidRPr="00A35FDB" w:rsidRDefault="00357438" w:rsidP="00357438">
      <w:pPr>
        <w:rPr>
          <w:lang w:val="en-US"/>
        </w:rPr>
      </w:pPr>
      <w:r w:rsidRPr="00A35FDB">
        <w:rPr>
          <w:lang w:val="en-US"/>
        </w:rPr>
        <w:t>- INVOIC</w:t>
      </w:r>
    </w:p>
    <w:p w14:paraId="1B50097E" w14:textId="77777777" w:rsidR="00357438" w:rsidRPr="00A35FDB" w:rsidRDefault="00357438" w:rsidP="00357438">
      <w:pPr>
        <w:rPr>
          <w:lang w:val="en-US"/>
        </w:rPr>
      </w:pPr>
      <w:r w:rsidRPr="00A35FDB">
        <w:rPr>
          <w:lang w:val="en-US"/>
        </w:rPr>
        <w:t>- SAMU</w:t>
      </w:r>
    </w:p>
    <w:p w14:paraId="1B50097F" w14:textId="77777777" w:rsidR="00357438" w:rsidRPr="00A35FDB" w:rsidRDefault="00357438" w:rsidP="00357438">
      <w:pPr>
        <w:rPr>
          <w:lang w:val="en-US"/>
        </w:rPr>
      </w:pPr>
      <w:r w:rsidRPr="00A35FDB">
        <w:rPr>
          <w:lang w:val="en-US"/>
        </w:rPr>
        <w:t>- VDA4907</w:t>
      </w:r>
    </w:p>
    <w:p w14:paraId="1B500980" w14:textId="77777777" w:rsidR="00357438" w:rsidRDefault="00357438" w:rsidP="00357438">
      <w:pPr>
        <w:rPr>
          <w:lang w:val="en-US"/>
        </w:rPr>
      </w:pPr>
      <w:r w:rsidRPr="00A35FDB">
        <w:rPr>
          <w:lang w:val="en-US"/>
        </w:rPr>
        <w:t>- XML</w:t>
      </w:r>
    </w:p>
    <w:p w14:paraId="1B500981" w14:textId="77777777" w:rsidR="00357438" w:rsidRDefault="00357438" w:rsidP="00357438">
      <w:pPr>
        <w:pStyle w:val="Heading1"/>
      </w:pPr>
      <w:bookmarkStart w:id="1" w:name="_Toc477782282"/>
      <w:bookmarkStart w:id="2" w:name="_Toc477784559"/>
      <w:bookmarkStart w:id="3" w:name="_Toc477788671"/>
      <w:r w:rsidRPr="00021D63">
        <w:rPr>
          <w:bCs w:val="0"/>
        </w:rPr>
        <w:lastRenderedPageBreak/>
        <w:t>A</w:t>
      </w:r>
      <w:r>
        <w:rPr>
          <w:bCs w:val="0"/>
        </w:rPr>
        <w:t>DVICE</w:t>
      </w:r>
      <w:r w:rsidRPr="00021D63">
        <w:rPr>
          <w:bCs w:val="0"/>
        </w:rPr>
        <w:t>-IMPORT</w:t>
      </w:r>
      <w:bookmarkEnd w:id="1"/>
      <w:r>
        <w:rPr>
          <w:bCs w:val="0"/>
        </w:rPr>
        <w:t>FILE</w:t>
      </w:r>
      <w:r w:rsidRPr="00021D63">
        <w:rPr>
          <w:bCs w:val="0"/>
        </w:rPr>
        <w:t xml:space="preserve"> </w:t>
      </w:r>
      <w:r>
        <w:rPr>
          <w:bCs w:val="0"/>
        </w:rPr>
        <w:t xml:space="preserve"> </w:t>
      </w:r>
      <w:bookmarkStart w:id="4" w:name="_Toc477781846"/>
      <w:bookmarkStart w:id="5" w:name="_Toc477782283"/>
      <w:bookmarkStart w:id="6" w:name="_Toc477781847"/>
      <w:bookmarkStart w:id="7" w:name="_Toc477782284"/>
      <w:bookmarkStart w:id="8" w:name="_Toc477781848"/>
      <w:bookmarkStart w:id="9" w:name="_Toc477782285"/>
      <w:bookmarkStart w:id="10" w:name="_Toc477781849"/>
      <w:bookmarkStart w:id="11" w:name="_Toc477782286"/>
      <w:bookmarkStart w:id="12" w:name="_Toc477781850"/>
      <w:bookmarkStart w:id="13" w:name="_Toc477782287"/>
      <w:bookmarkStart w:id="14" w:name="_Toc477781851"/>
      <w:bookmarkStart w:id="15" w:name="_Toc477782288"/>
      <w:bookmarkStart w:id="16" w:name="_Toc477781852"/>
      <w:bookmarkStart w:id="17" w:name="_Toc477782289"/>
      <w:bookmarkStart w:id="18" w:name="_Toc477781853"/>
      <w:bookmarkStart w:id="19" w:name="_Toc477782290"/>
      <w:bookmarkStart w:id="20" w:name="_Toc477781854"/>
      <w:bookmarkStart w:id="21" w:name="_Toc477782291"/>
      <w:bookmarkStart w:id="22" w:name="_Toc477781855"/>
      <w:bookmarkStart w:id="23" w:name="_Toc477782292"/>
      <w:bookmarkStart w:id="24" w:name="_Toc477781856"/>
      <w:bookmarkStart w:id="25" w:name="_Toc477782293"/>
      <w:bookmarkStart w:id="26" w:name="_Toc477781857"/>
      <w:bookmarkStart w:id="27" w:name="_Toc477782294"/>
      <w:bookmarkStart w:id="28" w:name="_Toc477781858"/>
      <w:bookmarkStart w:id="29" w:name="_Toc477782295"/>
      <w:bookmarkStart w:id="30" w:name="_Toc477781859"/>
      <w:bookmarkStart w:id="31" w:name="_Toc477782296"/>
      <w:bookmarkStart w:id="32" w:name="_Toc477781860"/>
      <w:bookmarkStart w:id="33" w:name="_Toc477782297"/>
      <w:bookmarkStart w:id="34" w:name="_Toc477781861"/>
      <w:bookmarkStart w:id="35" w:name="_Toc477782298"/>
      <w:bookmarkStart w:id="36" w:name="_Toc477782299"/>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Pr>
          <w:bCs w:val="0"/>
        </w:rPr>
        <w:t>FIELD ASSIGNMENTS</w:t>
      </w:r>
      <w:bookmarkEnd w:id="2"/>
      <w:bookmarkEnd w:id="3"/>
      <w:bookmarkEnd w:id="36"/>
    </w:p>
    <w:p w14:paraId="1B500982" w14:textId="6E23F61F" w:rsidR="007218BD" w:rsidRDefault="00357438" w:rsidP="007218BD">
      <w:pPr>
        <w:pStyle w:val="Heading2"/>
        <w:rPr>
          <w:b w:val="0"/>
          <w:lang w:val="en-US"/>
        </w:rPr>
      </w:pPr>
      <w:bookmarkStart w:id="37" w:name="_Toc477788672"/>
      <w:r w:rsidRPr="00CA28FE">
        <w:rPr>
          <w:lang w:val="en-US"/>
        </w:rPr>
        <w:t>Format:</w:t>
      </w:r>
      <w:bookmarkEnd w:id="37"/>
      <w:r w:rsidR="0060069C" w:rsidRPr="00CA28FE">
        <w:rPr>
          <w:lang w:val="en-US"/>
        </w:rPr>
        <w:t xml:space="preserve"> </w:t>
      </w:r>
      <w:r w:rsidR="00273472">
        <w:rPr>
          <w:b w:val="0"/>
          <w:lang w:val="en-US"/>
        </w:rPr>
        <w:t>PDF</w:t>
      </w:r>
    </w:p>
    <w:p w14:paraId="74A5FCDE" w14:textId="0443AACA" w:rsidR="00CC2D98" w:rsidRDefault="00824B7C" w:rsidP="00CC2D98">
      <w:r>
        <w:rPr>
          <w:rFonts w:ascii="Calibri" w:eastAsiaTheme="majorEastAsia" w:hAnsi="Calibri" w:cstheme="majorBidi"/>
          <w:i/>
          <w:color w:val="000000" w:themeColor="text1"/>
          <w:sz w:val="26"/>
          <w:szCs w:val="26"/>
          <w:lang w:val="en-US"/>
        </w:rPr>
        <w:t xml:space="preserve">Received via email from </w:t>
      </w:r>
      <w:r w:rsidR="00AA0A2A" w:rsidRPr="00AA0A2A">
        <w:rPr>
          <w:color w:val="1F497D" w:themeColor="text2"/>
        </w:rPr>
        <w:t>PAYMENTS@NORTHWIND.COM</w:t>
      </w:r>
    </w:p>
    <w:p w14:paraId="4C4B230D" w14:textId="0E31DB58" w:rsidR="00C81781" w:rsidRDefault="00C81781" w:rsidP="00CC2D98">
      <w:pPr>
        <w:rPr>
          <w:rFonts w:ascii="Calibri" w:eastAsiaTheme="majorEastAsia" w:hAnsi="Calibri" w:cstheme="majorBidi"/>
          <w:i/>
          <w:color w:val="000000" w:themeColor="text1"/>
          <w:sz w:val="26"/>
          <w:szCs w:val="26"/>
          <w:lang w:val="en-US"/>
        </w:rPr>
      </w:pPr>
      <w:r>
        <w:t>Name: „CA01_</w:t>
      </w:r>
      <w:r w:rsidR="00872596">
        <w:t>NORTHWIND</w:t>
      </w:r>
      <w:r>
        <w:t>*“</w:t>
      </w:r>
    </w:p>
    <w:p w14:paraId="1E0BAC32" w14:textId="77777777" w:rsidR="00CC2D98" w:rsidRPr="00CC2D98" w:rsidRDefault="00CC2D98" w:rsidP="00CC2D98">
      <w:pPr>
        <w:rPr>
          <w:lang w:val="en-US"/>
        </w:rPr>
      </w:pPr>
    </w:p>
    <w:p w14:paraId="1B500983" w14:textId="77777777" w:rsidR="00357438" w:rsidRDefault="0060069C" w:rsidP="006E59B2">
      <w:pPr>
        <w:pStyle w:val="Heading2"/>
      </w:pPr>
      <w:bookmarkStart w:id="38" w:name="_Toc477788673"/>
      <w:r>
        <w:t>Special Features</w:t>
      </w:r>
      <w:r w:rsidR="00357438">
        <w:t>:</w:t>
      </w:r>
      <w:bookmarkEnd w:id="38"/>
    </w:p>
    <w:p w14:paraId="27348D7B" w14:textId="77777777" w:rsidR="00866B2B" w:rsidRDefault="00866B2B" w:rsidP="00866B2B"/>
    <w:p w14:paraId="60227384" w14:textId="6775109E" w:rsidR="00866B2B" w:rsidRPr="0015351D" w:rsidRDefault="00866B2B" w:rsidP="00866B2B">
      <w:pPr>
        <w:rPr>
          <w:b/>
          <w:bCs/>
          <w:sz w:val="18"/>
          <w:szCs w:val="18"/>
          <w:u w:val="single"/>
        </w:rPr>
      </w:pPr>
      <w:r w:rsidRPr="0015351D">
        <w:rPr>
          <w:b/>
          <w:bCs/>
          <w:sz w:val="18"/>
          <w:szCs w:val="18"/>
          <w:u w:val="single"/>
        </w:rPr>
        <w:t>Customer identification :</w:t>
      </w:r>
    </w:p>
    <w:p w14:paraId="4B042A42" w14:textId="4D72EF8D" w:rsidR="00275022" w:rsidRPr="0015351D" w:rsidRDefault="00275022" w:rsidP="00866B2B">
      <w:pPr>
        <w:rPr>
          <w:sz w:val="18"/>
          <w:szCs w:val="18"/>
        </w:rPr>
      </w:pPr>
      <w:r w:rsidRPr="0015351D">
        <w:rPr>
          <w:sz w:val="18"/>
          <w:szCs w:val="18"/>
        </w:rPr>
        <w:tab/>
        <w:t xml:space="preserve">Main customer nr. = </w:t>
      </w:r>
      <w:r w:rsidRPr="0015351D">
        <w:rPr>
          <w:sz w:val="16"/>
          <w:szCs w:val="16"/>
          <w:lang w:val="en-US"/>
        </w:rPr>
        <w:t xml:space="preserve"> </w:t>
      </w:r>
      <w:r w:rsidRPr="0015351D">
        <w:rPr>
          <w:sz w:val="16"/>
          <w:szCs w:val="16"/>
        </w:rPr>
        <w:t>10053628</w:t>
      </w:r>
    </w:p>
    <w:p w14:paraId="1AB80E59" w14:textId="77777777" w:rsidR="00275022" w:rsidRPr="0015351D" w:rsidRDefault="00275022" w:rsidP="00275022">
      <w:pPr>
        <w:ind w:firstLine="708"/>
        <w:rPr>
          <w:sz w:val="18"/>
          <w:szCs w:val="18"/>
          <w:lang w:val="en-US"/>
        </w:rPr>
      </w:pPr>
      <w:r w:rsidRPr="0015351D">
        <w:rPr>
          <w:sz w:val="18"/>
          <w:szCs w:val="18"/>
          <w:lang w:val="en-US"/>
        </w:rPr>
        <w:t xml:space="preserve">Customer account number as per the Column </w:t>
      </w:r>
      <w:proofErr w:type="spellStart"/>
      <w:r w:rsidRPr="0015351D">
        <w:rPr>
          <w:sz w:val="18"/>
          <w:szCs w:val="18"/>
          <w:lang w:val="en-US"/>
        </w:rPr>
        <w:t>Rg</w:t>
      </w:r>
      <w:proofErr w:type="spellEnd"/>
    </w:p>
    <w:p w14:paraId="220B3D55" w14:textId="77777777" w:rsidR="00275022" w:rsidRPr="0015351D" w:rsidRDefault="00275022" w:rsidP="00275022">
      <w:pPr>
        <w:ind w:left="708" w:firstLine="708"/>
        <w:rPr>
          <w:sz w:val="18"/>
          <w:szCs w:val="18"/>
          <w:lang w:val="en-US"/>
        </w:rPr>
      </w:pPr>
      <w:r w:rsidRPr="0015351D">
        <w:rPr>
          <w:sz w:val="18"/>
          <w:szCs w:val="18"/>
          <w:lang w:val="en-US"/>
        </w:rPr>
        <w:t xml:space="preserve">if Column </w:t>
      </w:r>
      <w:proofErr w:type="spellStart"/>
      <w:r w:rsidRPr="0015351D">
        <w:rPr>
          <w:sz w:val="18"/>
          <w:szCs w:val="18"/>
          <w:lang w:val="en-US"/>
        </w:rPr>
        <w:t>Rg</w:t>
      </w:r>
      <w:proofErr w:type="spellEnd"/>
      <w:r w:rsidRPr="0015351D">
        <w:rPr>
          <w:sz w:val="18"/>
          <w:szCs w:val="18"/>
          <w:lang w:val="en-US"/>
        </w:rPr>
        <w:t xml:space="preserve"> = N = 10059152</w:t>
      </w:r>
    </w:p>
    <w:p w14:paraId="243CA6EB" w14:textId="77777777" w:rsidR="00275022" w:rsidRPr="0015351D" w:rsidRDefault="00275022" w:rsidP="00275022">
      <w:pPr>
        <w:ind w:left="708" w:firstLine="708"/>
        <w:rPr>
          <w:sz w:val="18"/>
          <w:szCs w:val="18"/>
          <w:lang w:val="en-US"/>
        </w:rPr>
      </w:pPr>
      <w:r w:rsidRPr="0015351D">
        <w:rPr>
          <w:sz w:val="18"/>
          <w:szCs w:val="18"/>
          <w:lang w:val="en-US"/>
        </w:rPr>
        <w:t xml:space="preserve">if Column </w:t>
      </w:r>
      <w:proofErr w:type="spellStart"/>
      <w:r w:rsidRPr="0015351D">
        <w:rPr>
          <w:sz w:val="18"/>
          <w:szCs w:val="18"/>
          <w:lang w:val="en-US"/>
        </w:rPr>
        <w:t>Rg</w:t>
      </w:r>
      <w:proofErr w:type="spellEnd"/>
      <w:r w:rsidRPr="0015351D">
        <w:rPr>
          <w:sz w:val="18"/>
          <w:szCs w:val="18"/>
          <w:lang w:val="en-US"/>
        </w:rPr>
        <w:t xml:space="preserve"> = Q = 10059661</w:t>
      </w:r>
    </w:p>
    <w:p w14:paraId="45DC5253" w14:textId="77777777" w:rsidR="00275022" w:rsidRPr="0015351D" w:rsidRDefault="00275022" w:rsidP="00275022">
      <w:pPr>
        <w:ind w:left="708" w:firstLine="708"/>
        <w:rPr>
          <w:sz w:val="18"/>
          <w:szCs w:val="18"/>
          <w:lang w:val="en-US"/>
        </w:rPr>
      </w:pPr>
      <w:r w:rsidRPr="0015351D">
        <w:rPr>
          <w:sz w:val="18"/>
          <w:szCs w:val="18"/>
          <w:lang w:val="en-US"/>
        </w:rPr>
        <w:t xml:space="preserve">if Column </w:t>
      </w:r>
      <w:proofErr w:type="spellStart"/>
      <w:r w:rsidRPr="0015351D">
        <w:rPr>
          <w:sz w:val="18"/>
          <w:szCs w:val="18"/>
          <w:lang w:val="en-US"/>
        </w:rPr>
        <w:t>Rg</w:t>
      </w:r>
      <w:proofErr w:type="spellEnd"/>
      <w:r w:rsidRPr="0015351D">
        <w:rPr>
          <w:sz w:val="18"/>
          <w:szCs w:val="18"/>
          <w:lang w:val="en-US"/>
        </w:rPr>
        <w:t xml:space="preserve"> = A = 10059152</w:t>
      </w:r>
    </w:p>
    <w:p w14:paraId="304F0289" w14:textId="77777777" w:rsidR="00275022" w:rsidRPr="0015351D" w:rsidRDefault="00275022" w:rsidP="00275022">
      <w:pPr>
        <w:ind w:left="708" w:firstLine="708"/>
        <w:rPr>
          <w:sz w:val="18"/>
          <w:szCs w:val="18"/>
          <w:lang w:val="en-US"/>
        </w:rPr>
      </w:pPr>
      <w:r w:rsidRPr="0015351D">
        <w:rPr>
          <w:sz w:val="18"/>
          <w:szCs w:val="18"/>
          <w:lang w:val="en-US"/>
        </w:rPr>
        <w:t xml:space="preserve">if Column </w:t>
      </w:r>
      <w:proofErr w:type="spellStart"/>
      <w:r w:rsidRPr="0015351D">
        <w:rPr>
          <w:sz w:val="18"/>
          <w:szCs w:val="18"/>
          <w:lang w:val="en-US"/>
        </w:rPr>
        <w:t>Rg</w:t>
      </w:r>
      <w:proofErr w:type="spellEnd"/>
      <w:r w:rsidRPr="0015351D">
        <w:rPr>
          <w:sz w:val="18"/>
          <w:szCs w:val="18"/>
          <w:lang w:val="en-US"/>
        </w:rPr>
        <w:t xml:space="preserve"> = L = 10055214</w:t>
      </w:r>
    </w:p>
    <w:p w14:paraId="62210714" w14:textId="77777777" w:rsidR="00275022" w:rsidRPr="0015351D" w:rsidRDefault="00275022" w:rsidP="00275022">
      <w:pPr>
        <w:ind w:left="708" w:firstLine="708"/>
        <w:rPr>
          <w:sz w:val="18"/>
          <w:szCs w:val="18"/>
          <w:lang w:val="en-US"/>
        </w:rPr>
      </w:pPr>
      <w:r w:rsidRPr="0015351D">
        <w:rPr>
          <w:sz w:val="18"/>
          <w:szCs w:val="18"/>
          <w:lang w:val="en-US"/>
        </w:rPr>
        <w:t xml:space="preserve">if Column </w:t>
      </w:r>
      <w:proofErr w:type="spellStart"/>
      <w:r w:rsidRPr="0015351D">
        <w:rPr>
          <w:sz w:val="18"/>
          <w:szCs w:val="18"/>
          <w:lang w:val="en-US"/>
        </w:rPr>
        <w:t>Rg</w:t>
      </w:r>
      <w:proofErr w:type="spellEnd"/>
      <w:r w:rsidRPr="0015351D">
        <w:rPr>
          <w:sz w:val="18"/>
          <w:szCs w:val="18"/>
          <w:lang w:val="en-US"/>
        </w:rPr>
        <w:t xml:space="preserve"> = O = 10058745</w:t>
      </w:r>
    </w:p>
    <w:p w14:paraId="281964C8" w14:textId="77777777" w:rsidR="00275022" w:rsidRPr="0015351D" w:rsidRDefault="00275022" w:rsidP="00275022">
      <w:pPr>
        <w:ind w:left="708" w:firstLine="708"/>
        <w:rPr>
          <w:sz w:val="18"/>
          <w:szCs w:val="18"/>
          <w:lang w:val="en-US"/>
        </w:rPr>
      </w:pPr>
      <w:r w:rsidRPr="0015351D">
        <w:rPr>
          <w:sz w:val="18"/>
          <w:szCs w:val="18"/>
          <w:lang w:val="en-US"/>
        </w:rPr>
        <w:t xml:space="preserve">if Column </w:t>
      </w:r>
      <w:proofErr w:type="spellStart"/>
      <w:r w:rsidRPr="0015351D">
        <w:rPr>
          <w:sz w:val="18"/>
          <w:szCs w:val="18"/>
          <w:lang w:val="en-US"/>
        </w:rPr>
        <w:t>Rg</w:t>
      </w:r>
      <w:proofErr w:type="spellEnd"/>
      <w:r w:rsidRPr="0015351D">
        <w:rPr>
          <w:sz w:val="18"/>
          <w:szCs w:val="18"/>
          <w:lang w:val="en-US"/>
        </w:rPr>
        <w:t xml:space="preserve"> = W = 10053628</w:t>
      </w:r>
    </w:p>
    <w:p w14:paraId="4D6B6E4E" w14:textId="713C1050" w:rsidR="00275022" w:rsidRPr="0015351D" w:rsidRDefault="00275022" w:rsidP="00275022">
      <w:pPr>
        <w:ind w:left="708" w:firstLine="708"/>
        <w:rPr>
          <w:sz w:val="18"/>
          <w:szCs w:val="18"/>
          <w:lang w:val="en-US"/>
        </w:rPr>
      </w:pPr>
      <w:r w:rsidRPr="0015351D">
        <w:rPr>
          <w:sz w:val="18"/>
          <w:szCs w:val="18"/>
          <w:lang w:val="en-US"/>
        </w:rPr>
        <w:t xml:space="preserve">if Column </w:t>
      </w:r>
      <w:proofErr w:type="spellStart"/>
      <w:r w:rsidRPr="0015351D">
        <w:rPr>
          <w:sz w:val="18"/>
          <w:szCs w:val="18"/>
          <w:lang w:val="en-US"/>
        </w:rPr>
        <w:t>Rg</w:t>
      </w:r>
      <w:proofErr w:type="spellEnd"/>
      <w:r w:rsidRPr="0015351D">
        <w:rPr>
          <w:sz w:val="18"/>
          <w:szCs w:val="18"/>
          <w:lang w:val="en-US"/>
        </w:rPr>
        <w:t xml:space="preserve"> = S = 10053867</w:t>
      </w:r>
    </w:p>
    <w:p w14:paraId="19CA3843" w14:textId="77777777" w:rsidR="00275022" w:rsidRDefault="00275022" w:rsidP="00275022">
      <w:pPr>
        <w:rPr>
          <w:lang w:val="en-US"/>
        </w:rPr>
      </w:pPr>
    </w:p>
    <w:p w14:paraId="294F59EC" w14:textId="3426844A" w:rsidR="00275022" w:rsidRPr="00935F7E" w:rsidRDefault="00275022" w:rsidP="00275022">
      <w:pPr>
        <w:rPr>
          <w:b/>
          <w:bCs/>
          <w:u w:val="single"/>
          <w:lang w:val="en-US"/>
        </w:rPr>
      </w:pPr>
      <w:r w:rsidRPr="00935F7E">
        <w:rPr>
          <w:b/>
          <w:bCs/>
          <w:u w:val="single"/>
          <w:lang w:val="en-US"/>
        </w:rPr>
        <w:t xml:space="preserve">deduction / reason code </w:t>
      </w:r>
      <w:proofErr w:type="gramStart"/>
      <w:r w:rsidRPr="00935F7E">
        <w:rPr>
          <w:b/>
          <w:bCs/>
          <w:u w:val="single"/>
          <w:lang w:val="en-US"/>
        </w:rPr>
        <w:t>determination :</w:t>
      </w:r>
      <w:proofErr w:type="gramEnd"/>
    </w:p>
    <w:p w14:paraId="6E5D28C5" w14:textId="740C7391" w:rsidR="00461197" w:rsidRPr="0015351D" w:rsidRDefault="00461197" w:rsidP="00461197">
      <w:pPr>
        <w:rPr>
          <w:sz w:val="18"/>
          <w:szCs w:val="18"/>
        </w:rPr>
      </w:pPr>
      <w:r w:rsidRPr="0015351D">
        <w:rPr>
          <w:sz w:val="18"/>
          <w:szCs w:val="18"/>
        </w:rPr>
        <w:t xml:space="preserve">1.If the invoice number starts with 248 </w:t>
      </w:r>
      <w:r w:rsidR="00935F7E" w:rsidRPr="0015351D">
        <w:rPr>
          <w:sz w:val="18"/>
          <w:szCs w:val="18"/>
        </w:rPr>
        <w:t xml:space="preserve">: </w:t>
      </w:r>
      <w:r w:rsidR="00BD6708">
        <w:rPr>
          <w:sz w:val="18"/>
          <w:szCs w:val="18"/>
        </w:rPr>
        <w:tab/>
      </w:r>
      <w:r w:rsidR="00BD6708">
        <w:rPr>
          <w:sz w:val="18"/>
          <w:szCs w:val="18"/>
        </w:rPr>
        <w:tab/>
      </w:r>
      <w:r w:rsidR="0015351D" w:rsidRPr="0015351D">
        <w:rPr>
          <w:sz w:val="18"/>
          <w:szCs w:val="18"/>
        </w:rPr>
        <w:t>RC =</w:t>
      </w:r>
      <w:r w:rsidR="0015351D">
        <w:rPr>
          <w:sz w:val="18"/>
          <w:szCs w:val="18"/>
        </w:rPr>
        <w:t xml:space="preserve"> </w:t>
      </w:r>
      <w:r w:rsidRPr="0015351D">
        <w:rPr>
          <w:sz w:val="18"/>
          <w:szCs w:val="18"/>
        </w:rPr>
        <w:t>316</w:t>
      </w:r>
    </w:p>
    <w:p w14:paraId="0D2FA587" w14:textId="1CBA693B" w:rsidR="00461197" w:rsidRPr="0015351D" w:rsidRDefault="00461197" w:rsidP="00461197">
      <w:pPr>
        <w:rPr>
          <w:sz w:val="18"/>
          <w:szCs w:val="18"/>
        </w:rPr>
      </w:pPr>
      <w:r w:rsidRPr="0015351D">
        <w:rPr>
          <w:sz w:val="18"/>
          <w:szCs w:val="18"/>
        </w:rPr>
        <w:t xml:space="preserve">2.If the invoice number starts with 5108  </w:t>
      </w:r>
      <w:r w:rsidR="0015351D" w:rsidRPr="0015351D">
        <w:rPr>
          <w:sz w:val="18"/>
          <w:szCs w:val="18"/>
        </w:rPr>
        <w:t xml:space="preserve">: </w:t>
      </w:r>
      <w:r w:rsidR="00BD6708">
        <w:rPr>
          <w:sz w:val="18"/>
          <w:szCs w:val="18"/>
        </w:rPr>
        <w:tab/>
      </w:r>
      <w:r w:rsidR="00BD6708">
        <w:rPr>
          <w:sz w:val="18"/>
          <w:szCs w:val="18"/>
        </w:rPr>
        <w:tab/>
      </w:r>
      <w:r w:rsidR="0015351D" w:rsidRPr="0015351D">
        <w:rPr>
          <w:sz w:val="18"/>
          <w:szCs w:val="18"/>
        </w:rPr>
        <w:t xml:space="preserve">RC = </w:t>
      </w:r>
      <w:r w:rsidRPr="0015351D">
        <w:rPr>
          <w:sz w:val="18"/>
          <w:szCs w:val="18"/>
        </w:rPr>
        <w:t xml:space="preserve"> 321</w:t>
      </w:r>
    </w:p>
    <w:p w14:paraId="7A6B7115" w14:textId="3663B11C" w:rsidR="00461197" w:rsidRPr="0015351D" w:rsidRDefault="00461197" w:rsidP="00461197">
      <w:pPr>
        <w:rPr>
          <w:sz w:val="18"/>
          <w:szCs w:val="18"/>
        </w:rPr>
      </w:pPr>
      <w:r w:rsidRPr="0015351D">
        <w:rPr>
          <w:sz w:val="18"/>
          <w:szCs w:val="18"/>
        </w:rPr>
        <w:t xml:space="preserve">3.If the invoice number starts with 24610 </w:t>
      </w:r>
      <w:r w:rsidR="0015351D">
        <w:rPr>
          <w:sz w:val="18"/>
          <w:szCs w:val="18"/>
        </w:rPr>
        <w:t xml:space="preserve">: </w:t>
      </w:r>
      <w:r w:rsidR="00BD6708">
        <w:rPr>
          <w:sz w:val="18"/>
          <w:szCs w:val="18"/>
        </w:rPr>
        <w:tab/>
      </w:r>
      <w:r w:rsidR="00BD6708">
        <w:rPr>
          <w:sz w:val="18"/>
          <w:szCs w:val="18"/>
        </w:rPr>
        <w:tab/>
      </w:r>
      <w:r w:rsidR="0015351D">
        <w:rPr>
          <w:sz w:val="18"/>
          <w:szCs w:val="18"/>
        </w:rPr>
        <w:t xml:space="preserve">RC = </w:t>
      </w:r>
      <w:r w:rsidRPr="0015351D">
        <w:rPr>
          <w:sz w:val="18"/>
          <w:szCs w:val="18"/>
        </w:rPr>
        <w:t>316</w:t>
      </w:r>
    </w:p>
    <w:p w14:paraId="13963B0B" w14:textId="298E4D40" w:rsidR="00461197" w:rsidRPr="0015351D" w:rsidRDefault="00461197" w:rsidP="00461197">
      <w:pPr>
        <w:rPr>
          <w:sz w:val="18"/>
          <w:szCs w:val="18"/>
        </w:rPr>
      </w:pPr>
      <w:r w:rsidRPr="0015351D">
        <w:rPr>
          <w:sz w:val="18"/>
          <w:szCs w:val="18"/>
        </w:rPr>
        <w:t xml:space="preserve">4.If the invoice number starts with 234610 </w:t>
      </w:r>
      <w:r w:rsidR="00BD6708">
        <w:rPr>
          <w:sz w:val="18"/>
          <w:szCs w:val="18"/>
        </w:rPr>
        <w:t>:</w:t>
      </w:r>
      <w:r w:rsidR="00BD6708">
        <w:rPr>
          <w:sz w:val="18"/>
          <w:szCs w:val="18"/>
        </w:rPr>
        <w:tab/>
      </w:r>
      <w:r w:rsidR="00BD6708">
        <w:rPr>
          <w:sz w:val="18"/>
          <w:szCs w:val="18"/>
        </w:rPr>
        <w:tab/>
        <w:t xml:space="preserve">RC = </w:t>
      </w:r>
      <w:r w:rsidRPr="0015351D">
        <w:rPr>
          <w:sz w:val="18"/>
          <w:szCs w:val="18"/>
        </w:rPr>
        <w:t>316</w:t>
      </w:r>
    </w:p>
    <w:p w14:paraId="6427CC6C" w14:textId="53364E11" w:rsidR="00461197" w:rsidRPr="0015351D" w:rsidRDefault="00461197" w:rsidP="00461197">
      <w:pPr>
        <w:rPr>
          <w:sz w:val="18"/>
          <w:szCs w:val="18"/>
        </w:rPr>
      </w:pPr>
      <w:r w:rsidRPr="0015351D">
        <w:rPr>
          <w:sz w:val="18"/>
          <w:szCs w:val="18"/>
        </w:rPr>
        <w:t xml:space="preserve">5.If the invoice number starts with 294610 </w:t>
      </w:r>
      <w:r w:rsidR="00BD6708">
        <w:rPr>
          <w:sz w:val="18"/>
          <w:szCs w:val="18"/>
        </w:rPr>
        <w:t xml:space="preserve">:  </w:t>
      </w:r>
      <w:r w:rsidR="00BD6708">
        <w:rPr>
          <w:sz w:val="18"/>
          <w:szCs w:val="18"/>
        </w:rPr>
        <w:tab/>
      </w:r>
      <w:r w:rsidR="00BD6708">
        <w:rPr>
          <w:sz w:val="18"/>
          <w:szCs w:val="18"/>
        </w:rPr>
        <w:tab/>
        <w:t xml:space="preserve">RC = </w:t>
      </w:r>
      <w:r w:rsidRPr="0015351D">
        <w:rPr>
          <w:sz w:val="18"/>
          <w:szCs w:val="18"/>
        </w:rPr>
        <w:t>316</w:t>
      </w:r>
    </w:p>
    <w:p w14:paraId="014807FA" w14:textId="655DB665" w:rsidR="00461197" w:rsidRPr="0015351D" w:rsidRDefault="00461197" w:rsidP="00461197">
      <w:pPr>
        <w:rPr>
          <w:sz w:val="18"/>
          <w:szCs w:val="18"/>
        </w:rPr>
      </w:pPr>
      <w:r w:rsidRPr="0015351D">
        <w:rPr>
          <w:sz w:val="18"/>
          <w:szCs w:val="18"/>
        </w:rPr>
        <w:lastRenderedPageBreak/>
        <w:t xml:space="preserve">6.If the invoice number starts with 504610 </w:t>
      </w:r>
      <w:r w:rsidR="00BD6708">
        <w:rPr>
          <w:sz w:val="18"/>
          <w:szCs w:val="18"/>
        </w:rPr>
        <w:t>:</w:t>
      </w:r>
      <w:r w:rsidR="00BD6708">
        <w:rPr>
          <w:sz w:val="18"/>
          <w:szCs w:val="18"/>
        </w:rPr>
        <w:tab/>
      </w:r>
      <w:r w:rsidR="00BD6708">
        <w:rPr>
          <w:sz w:val="18"/>
          <w:szCs w:val="18"/>
        </w:rPr>
        <w:tab/>
        <w:t xml:space="preserve">RC = </w:t>
      </w:r>
      <w:r w:rsidRPr="0015351D">
        <w:rPr>
          <w:sz w:val="18"/>
          <w:szCs w:val="18"/>
        </w:rPr>
        <w:t>316</w:t>
      </w:r>
    </w:p>
    <w:p w14:paraId="4366BA2B" w14:textId="5AA48197" w:rsidR="00461197" w:rsidRPr="0015351D" w:rsidRDefault="00461197" w:rsidP="00461197">
      <w:pPr>
        <w:rPr>
          <w:sz w:val="18"/>
          <w:szCs w:val="18"/>
        </w:rPr>
      </w:pPr>
      <w:r w:rsidRPr="0015351D">
        <w:rPr>
          <w:sz w:val="18"/>
          <w:szCs w:val="18"/>
        </w:rPr>
        <w:t xml:space="preserve">7.If the invoice number contain "-202" in the invoice  </w:t>
      </w:r>
      <w:r w:rsidR="00BD6708">
        <w:rPr>
          <w:sz w:val="18"/>
          <w:szCs w:val="18"/>
        </w:rPr>
        <w:t>:</w:t>
      </w:r>
      <w:r w:rsidR="00BD6708">
        <w:rPr>
          <w:sz w:val="18"/>
          <w:szCs w:val="18"/>
        </w:rPr>
        <w:tab/>
        <w:t>RC = 319</w:t>
      </w:r>
      <w:r w:rsidRPr="0015351D">
        <w:rPr>
          <w:sz w:val="18"/>
          <w:szCs w:val="18"/>
        </w:rPr>
        <w:t xml:space="preserve"> </w:t>
      </w:r>
    </w:p>
    <w:p w14:paraId="3A8E4F7A" w14:textId="2E932144" w:rsidR="00461197" w:rsidRPr="0015351D" w:rsidRDefault="00461197" w:rsidP="00461197">
      <w:pPr>
        <w:rPr>
          <w:sz w:val="18"/>
          <w:szCs w:val="18"/>
        </w:rPr>
      </w:pPr>
      <w:r w:rsidRPr="0015351D">
        <w:rPr>
          <w:sz w:val="18"/>
          <w:szCs w:val="18"/>
        </w:rPr>
        <w:t xml:space="preserve">8.If the invoice number ending with UL </w:t>
      </w:r>
      <w:r w:rsidR="00BD6708">
        <w:rPr>
          <w:sz w:val="18"/>
          <w:szCs w:val="18"/>
        </w:rPr>
        <w:t>:</w:t>
      </w:r>
      <w:r w:rsidR="00BD6708">
        <w:rPr>
          <w:sz w:val="18"/>
          <w:szCs w:val="18"/>
        </w:rPr>
        <w:tab/>
      </w:r>
      <w:r w:rsidR="00BD6708">
        <w:rPr>
          <w:sz w:val="18"/>
          <w:szCs w:val="18"/>
        </w:rPr>
        <w:tab/>
        <w:t xml:space="preserve">RC = </w:t>
      </w:r>
      <w:r w:rsidRPr="0015351D">
        <w:rPr>
          <w:sz w:val="18"/>
          <w:szCs w:val="18"/>
        </w:rPr>
        <w:t>316</w:t>
      </w:r>
    </w:p>
    <w:p w14:paraId="10D0884F" w14:textId="3159499F" w:rsidR="00461197" w:rsidRPr="0015351D" w:rsidRDefault="00461197" w:rsidP="00461197">
      <w:pPr>
        <w:rPr>
          <w:sz w:val="18"/>
          <w:szCs w:val="18"/>
        </w:rPr>
      </w:pPr>
      <w:r w:rsidRPr="0015351D">
        <w:rPr>
          <w:sz w:val="18"/>
          <w:szCs w:val="18"/>
        </w:rPr>
        <w:t xml:space="preserve">9.If the invoice number starts with OTIF </w:t>
      </w:r>
      <w:r w:rsidR="00BD6708">
        <w:rPr>
          <w:sz w:val="18"/>
          <w:szCs w:val="18"/>
        </w:rPr>
        <w:t xml:space="preserve">: </w:t>
      </w:r>
      <w:r w:rsidR="00BD6708">
        <w:rPr>
          <w:sz w:val="18"/>
          <w:szCs w:val="18"/>
        </w:rPr>
        <w:tab/>
      </w:r>
      <w:r w:rsidR="00BD6708">
        <w:rPr>
          <w:sz w:val="18"/>
          <w:szCs w:val="18"/>
        </w:rPr>
        <w:tab/>
        <w:t xml:space="preserve">RC = </w:t>
      </w:r>
      <w:r w:rsidRPr="0015351D">
        <w:rPr>
          <w:sz w:val="18"/>
          <w:szCs w:val="18"/>
        </w:rPr>
        <w:t>316</w:t>
      </w:r>
    </w:p>
    <w:p w14:paraId="396870D4" w14:textId="612719E1" w:rsidR="00461197" w:rsidRPr="0015351D" w:rsidRDefault="00461197" w:rsidP="00461197">
      <w:pPr>
        <w:rPr>
          <w:sz w:val="18"/>
          <w:szCs w:val="18"/>
        </w:rPr>
      </w:pPr>
      <w:r w:rsidRPr="0015351D">
        <w:rPr>
          <w:sz w:val="18"/>
          <w:szCs w:val="18"/>
        </w:rPr>
        <w:t>10.If the invoice number starts with PRAT</w:t>
      </w:r>
      <w:r w:rsidR="00BD6708">
        <w:rPr>
          <w:sz w:val="18"/>
          <w:szCs w:val="18"/>
        </w:rPr>
        <w:t xml:space="preserve">L : </w:t>
      </w:r>
      <w:r w:rsidR="00BD6708">
        <w:rPr>
          <w:sz w:val="18"/>
          <w:szCs w:val="18"/>
        </w:rPr>
        <w:tab/>
      </w:r>
      <w:r w:rsidR="00BD6708">
        <w:rPr>
          <w:sz w:val="18"/>
          <w:szCs w:val="18"/>
        </w:rPr>
        <w:tab/>
        <w:t xml:space="preserve">RC = </w:t>
      </w:r>
      <w:r w:rsidRPr="0015351D">
        <w:rPr>
          <w:sz w:val="18"/>
          <w:szCs w:val="18"/>
        </w:rPr>
        <w:t>316</w:t>
      </w:r>
    </w:p>
    <w:p w14:paraId="5893BD2D" w14:textId="6A4FBEE6" w:rsidR="00461197" w:rsidRPr="0015351D" w:rsidRDefault="00461197" w:rsidP="00461197">
      <w:pPr>
        <w:rPr>
          <w:sz w:val="18"/>
          <w:szCs w:val="18"/>
        </w:rPr>
      </w:pPr>
      <w:r w:rsidRPr="0015351D">
        <w:rPr>
          <w:sz w:val="18"/>
          <w:szCs w:val="18"/>
        </w:rPr>
        <w:t>11.If the invoice number starts with PRONT</w:t>
      </w:r>
      <w:r w:rsidR="00BD6708">
        <w:rPr>
          <w:sz w:val="18"/>
          <w:szCs w:val="18"/>
        </w:rPr>
        <w:t xml:space="preserve"> : </w:t>
      </w:r>
      <w:r w:rsidR="00BD6708">
        <w:rPr>
          <w:sz w:val="18"/>
          <w:szCs w:val="18"/>
        </w:rPr>
        <w:tab/>
      </w:r>
      <w:r w:rsidR="00BD6708">
        <w:rPr>
          <w:sz w:val="18"/>
          <w:szCs w:val="18"/>
        </w:rPr>
        <w:tab/>
        <w:t xml:space="preserve">RC = </w:t>
      </w:r>
      <w:r w:rsidRPr="0015351D">
        <w:rPr>
          <w:sz w:val="18"/>
          <w:szCs w:val="18"/>
        </w:rPr>
        <w:t>316</w:t>
      </w:r>
    </w:p>
    <w:p w14:paraId="7B841D85" w14:textId="25188E3A" w:rsidR="00461197" w:rsidRPr="0015351D" w:rsidRDefault="00461197" w:rsidP="00461197">
      <w:pPr>
        <w:rPr>
          <w:sz w:val="18"/>
          <w:szCs w:val="18"/>
        </w:rPr>
      </w:pPr>
      <w:r w:rsidRPr="0015351D">
        <w:rPr>
          <w:sz w:val="18"/>
          <w:szCs w:val="18"/>
        </w:rPr>
        <w:t>12.If the invoice number starts with PRWBU</w:t>
      </w:r>
      <w:r w:rsidR="00BD6708">
        <w:rPr>
          <w:sz w:val="18"/>
          <w:szCs w:val="18"/>
        </w:rPr>
        <w:t xml:space="preserve"> : </w:t>
      </w:r>
      <w:r w:rsidR="00BD6708">
        <w:rPr>
          <w:sz w:val="18"/>
          <w:szCs w:val="18"/>
        </w:rPr>
        <w:tab/>
      </w:r>
      <w:r w:rsidR="00BD6708">
        <w:rPr>
          <w:sz w:val="18"/>
          <w:szCs w:val="18"/>
        </w:rPr>
        <w:tab/>
        <w:t xml:space="preserve">RC = </w:t>
      </w:r>
      <w:r w:rsidRPr="0015351D">
        <w:rPr>
          <w:sz w:val="18"/>
          <w:szCs w:val="18"/>
        </w:rPr>
        <w:t>316</w:t>
      </w:r>
    </w:p>
    <w:p w14:paraId="7FA345AA" w14:textId="71324C3C" w:rsidR="00461197" w:rsidRPr="0015351D" w:rsidRDefault="00461197" w:rsidP="00461197">
      <w:pPr>
        <w:rPr>
          <w:sz w:val="18"/>
          <w:szCs w:val="18"/>
        </w:rPr>
      </w:pPr>
      <w:r w:rsidRPr="0015351D">
        <w:rPr>
          <w:sz w:val="18"/>
          <w:szCs w:val="18"/>
        </w:rPr>
        <w:t>13.If the invoice number starts with REPLEN</w:t>
      </w:r>
      <w:r w:rsidR="00BD6708">
        <w:rPr>
          <w:sz w:val="18"/>
          <w:szCs w:val="18"/>
        </w:rPr>
        <w:t xml:space="preserve"> :</w:t>
      </w:r>
      <w:r w:rsidR="00BD6708">
        <w:rPr>
          <w:sz w:val="18"/>
          <w:szCs w:val="18"/>
        </w:rPr>
        <w:tab/>
      </w:r>
      <w:r w:rsidR="00BD6708">
        <w:rPr>
          <w:sz w:val="18"/>
          <w:szCs w:val="18"/>
        </w:rPr>
        <w:tab/>
        <w:t xml:space="preserve">RC = </w:t>
      </w:r>
      <w:r w:rsidRPr="0015351D">
        <w:rPr>
          <w:sz w:val="18"/>
          <w:szCs w:val="18"/>
        </w:rPr>
        <w:t>316</w:t>
      </w:r>
    </w:p>
    <w:p w14:paraId="6A243276" w14:textId="795871ED" w:rsidR="00461197" w:rsidRPr="0015351D" w:rsidRDefault="00461197" w:rsidP="00461197">
      <w:pPr>
        <w:rPr>
          <w:sz w:val="18"/>
          <w:szCs w:val="18"/>
        </w:rPr>
      </w:pPr>
      <w:r w:rsidRPr="0015351D">
        <w:rPr>
          <w:sz w:val="18"/>
          <w:szCs w:val="18"/>
        </w:rPr>
        <w:t>14.If the invoice number starts with WEEK END</w:t>
      </w:r>
      <w:r w:rsidR="00BD6708">
        <w:rPr>
          <w:sz w:val="18"/>
          <w:szCs w:val="18"/>
        </w:rPr>
        <w:t xml:space="preserve"> :</w:t>
      </w:r>
      <w:r w:rsidR="00BD6708">
        <w:rPr>
          <w:sz w:val="18"/>
          <w:szCs w:val="18"/>
        </w:rPr>
        <w:tab/>
      </w:r>
      <w:r w:rsidR="00BD6708">
        <w:rPr>
          <w:sz w:val="18"/>
          <w:szCs w:val="18"/>
        </w:rPr>
        <w:tab/>
        <w:t xml:space="preserve">RC = </w:t>
      </w:r>
      <w:r w:rsidRPr="0015351D">
        <w:rPr>
          <w:sz w:val="18"/>
          <w:szCs w:val="18"/>
        </w:rPr>
        <w:t>319</w:t>
      </w:r>
    </w:p>
    <w:p w14:paraId="5BBEB02C" w14:textId="46FE6981" w:rsidR="00461197" w:rsidRPr="0015351D" w:rsidRDefault="00461197" w:rsidP="00461197">
      <w:pPr>
        <w:rPr>
          <w:sz w:val="18"/>
          <w:szCs w:val="18"/>
        </w:rPr>
      </w:pPr>
      <w:r w:rsidRPr="0015351D">
        <w:rPr>
          <w:sz w:val="18"/>
          <w:szCs w:val="18"/>
        </w:rPr>
        <w:t>15.If the invoice number starts with MR</w:t>
      </w:r>
      <w:r w:rsidR="00BD6708">
        <w:rPr>
          <w:sz w:val="18"/>
          <w:szCs w:val="18"/>
        </w:rPr>
        <w:t xml:space="preserve"> : </w:t>
      </w:r>
      <w:r w:rsidR="00BD6708">
        <w:rPr>
          <w:sz w:val="18"/>
          <w:szCs w:val="18"/>
        </w:rPr>
        <w:tab/>
      </w:r>
      <w:r w:rsidR="00BD6708">
        <w:rPr>
          <w:sz w:val="18"/>
          <w:szCs w:val="18"/>
        </w:rPr>
        <w:tab/>
        <w:t xml:space="preserve">RC = </w:t>
      </w:r>
      <w:r w:rsidRPr="0015351D">
        <w:rPr>
          <w:sz w:val="18"/>
          <w:szCs w:val="18"/>
        </w:rPr>
        <w:t>319</w:t>
      </w:r>
    </w:p>
    <w:p w14:paraId="785C62C6" w14:textId="5797431D" w:rsidR="00461197" w:rsidRPr="0015351D" w:rsidRDefault="00461197" w:rsidP="00461197">
      <w:pPr>
        <w:rPr>
          <w:sz w:val="18"/>
          <w:szCs w:val="18"/>
        </w:rPr>
      </w:pPr>
      <w:r w:rsidRPr="0015351D">
        <w:rPr>
          <w:sz w:val="18"/>
          <w:szCs w:val="18"/>
        </w:rPr>
        <w:t>16.If the invoice number ending with FS1</w:t>
      </w:r>
      <w:r w:rsidR="00BD6708">
        <w:rPr>
          <w:sz w:val="18"/>
          <w:szCs w:val="18"/>
        </w:rPr>
        <w:t xml:space="preserve"> : </w:t>
      </w:r>
      <w:r w:rsidR="00BD6708">
        <w:rPr>
          <w:sz w:val="18"/>
          <w:szCs w:val="18"/>
        </w:rPr>
        <w:tab/>
      </w:r>
      <w:r w:rsidR="00BD6708">
        <w:rPr>
          <w:sz w:val="18"/>
          <w:szCs w:val="18"/>
        </w:rPr>
        <w:tab/>
        <w:t xml:space="preserve">RC = </w:t>
      </w:r>
      <w:r w:rsidRPr="0015351D">
        <w:rPr>
          <w:sz w:val="18"/>
          <w:szCs w:val="18"/>
        </w:rPr>
        <w:t>323</w:t>
      </w:r>
    </w:p>
    <w:p w14:paraId="5F03F52E" w14:textId="1F28EDB9" w:rsidR="00275022" w:rsidRPr="0015351D" w:rsidRDefault="00461197" w:rsidP="00461197">
      <w:pPr>
        <w:rPr>
          <w:sz w:val="18"/>
          <w:szCs w:val="18"/>
        </w:rPr>
      </w:pPr>
      <w:r w:rsidRPr="0015351D">
        <w:rPr>
          <w:sz w:val="18"/>
          <w:szCs w:val="18"/>
        </w:rPr>
        <w:t xml:space="preserve">17. </w:t>
      </w:r>
      <w:r w:rsidR="003C725B">
        <w:rPr>
          <w:sz w:val="18"/>
          <w:szCs w:val="18"/>
        </w:rPr>
        <w:t>All others :</w:t>
      </w:r>
      <w:r w:rsidR="003C725B">
        <w:rPr>
          <w:sz w:val="18"/>
          <w:szCs w:val="18"/>
        </w:rPr>
        <w:tab/>
      </w:r>
      <w:r w:rsidR="003C725B">
        <w:rPr>
          <w:sz w:val="18"/>
          <w:szCs w:val="18"/>
        </w:rPr>
        <w:tab/>
      </w:r>
      <w:r w:rsidR="003C725B">
        <w:rPr>
          <w:sz w:val="18"/>
          <w:szCs w:val="18"/>
        </w:rPr>
        <w:tab/>
      </w:r>
      <w:r w:rsidR="003C725B">
        <w:rPr>
          <w:sz w:val="18"/>
          <w:szCs w:val="18"/>
        </w:rPr>
        <w:tab/>
      </w:r>
      <w:r w:rsidR="003C725B">
        <w:rPr>
          <w:sz w:val="18"/>
          <w:szCs w:val="18"/>
        </w:rPr>
        <w:tab/>
        <w:t xml:space="preserve">RC = </w:t>
      </w:r>
      <w:r w:rsidRPr="0015351D">
        <w:rPr>
          <w:sz w:val="18"/>
          <w:szCs w:val="18"/>
        </w:rPr>
        <w:t>323</w:t>
      </w:r>
    </w:p>
    <w:p w14:paraId="1B500984" w14:textId="77777777" w:rsidR="006E59B2" w:rsidRPr="006E59B2" w:rsidRDefault="006E59B2" w:rsidP="006E59B2"/>
    <w:p w14:paraId="1B500985" w14:textId="77777777" w:rsidR="00357438" w:rsidRDefault="006E59B2" w:rsidP="00357438">
      <w:pPr>
        <w:pStyle w:val="Heading2"/>
        <w:rPr>
          <w:lang w:val="en-US"/>
        </w:rPr>
      </w:pPr>
      <w:bookmarkStart w:id="39" w:name="_Toc477788674"/>
      <w:r w:rsidRPr="006E59B2">
        <w:rPr>
          <w:lang w:val="en-US"/>
        </w:rPr>
        <w:t>Header Record (in-house record type 100)</w:t>
      </w:r>
      <w:r w:rsidR="00357438" w:rsidRPr="006E59B2">
        <w:rPr>
          <w:lang w:val="en-US"/>
        </w:rPr>
        <w:t>:</w:t>
      </w:r>
      <w:bookmarkEnd w:id="39"/>
    </w:p>
    <w:tbl>
      <w:tblPr>
        <w:tblW w:w="13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02"/>
        <w:gridCol w:w="1984"/>
        <w:gridCol w:w="3560"/>
        <w:gridCol w:w="924"/>
        <w:gridCol w:w="5760"/>
      </w:tblGrid>
      <w:tr w:rsidR="00AA6379" w:rsidRPr="00824CF3" w14:paraId="1B50098B" w14:textId="77777777" w:rsidTr="00FB722E">
        <w:trPr>
          <w:cantSplit/>
          <w:trHeight w:val="20"/>
          <w:tblHeader/>
        </w:trPr>
        <w:tc>
          <w:tcPr>
            <w:tcW w:w="802" w:type="dxa"/>
            <w:shd w:val="pct15" w:color="auto" w:fill="FFFFFF"/>
          </w:tcPr>
          <w:p w14:paraId="1B500986" w14:textId="77777777" w:rsidR="00AA6379" w:rsidRPr="00935669" w:rsidRDefault="00AA6379" w:rsidP="00FB722E">
            <w:pPr>
              <w:jc w:val="center"/>
              <w:rPr>
                <w:b/>
                <w:sz w:val="20"/>
                <w:szCs w:val="20"/>
                <w:lang w:val="en-US"/>
              </w:rPr>
            </w:pPr>
            <w:r w:rsidRPr="00935669">
              <w:rPr>
                <w:b/>
                <w:sz w:val="20"/>
                <w:szCs w:val="20"/>
                <w:lang w:val="en-US"/>
              </w:rPr>
              <w:t xml:space="preserve">Field no. </w:t>
            </w:r>
          </w:p>
        </w:tc>
        <w:tc>
          <w:tcPr>
            <w:tcW w:w="1984" w:type="dxa"/>
            <w:shd w:val="pct15" w:color="auto" w:fill="FFFFFF"/>
          </w:tcPr>
          <w:p w14:paraId="1B500987" w14:textId="77777777" w:rsidR="00AA6379" w:rsidRPr="00935669" w:rsidRDefault="00AA6379" w:rsidP="00FB722E">
            <w:pPr>
              <w:jc w:val="center"/>
              <w:rPr>
                <w:b/>
                <w:sz w:val="20"/>
                <w:szCs w:val="20"/>
                <w:lang w:val="en-US"/>
              </w:rPr>
            </w:pPr>
            <w:r w:rsidRPr="00935669">
              <w:rPr>
                <w:b/>
                <w:sz w:val="20"/>
                <w:szCs w:val="20"/>
                <w:lang w:val="en-US"/>
              </w:rPr>
              <w:t>Name (</w:t>
            </w:r>
            <w:proofErr w:type="spellStart"/>
            <w:proofErr w:type="gramStart"/>
            <w:r w:rsidRPr="00935669">
              <w:rPr>
                <w:b/>
                <w:sz w:val="20"/>
                <w:szCs w:val="20"/>
                <w:lang w:val="en-US"/>
              </w:rPr>
              <w:t>DBField</w:t>
            </w:r>
            <w:proofErr w:type="spellEnd"/>
            <w:r w:rsidRPr="00935669">
              <w:rPr>
                <w:b/>
                <w:sz w:val="20"/>
                <w:szCs w:val="20"/>
                <w:lang w:val="en-US"/>
              </w:rPr>
              <w:t xml:space="preserve">)   </w:t>
            </w:r>
            <w:proofErr w:type="gramEnd"/>
            <w:r w:rsidRPr="00935669">
              <w:rPr>
                <w:b/>
                <w:sz w:val="20"/>
                <w:szCs w:val="20"/>
                <w:lang w:val="en-US"/>
              </w:rPr>
              <w:t xml:space="preserve">   </w:t>
            </w:r>
          </w:p>
        </w:tc>
        <w:tc>
          <w:tcPr>
            <w:tcW w:w="3560" w:type="dxa"/>
            <w:shd w:val="pct15" w:color="auto" w:fill="FFFFFF"/>
          </w:tcPr>
          <w:p w14:paraId="1B500988" w14:textId="77777777" w:rsidR="00AA6379" w:rsidRPr="00935669" w:rsidRDefault="00AA6379" w:rsidP="00FB722E">
            <w:pPr>
              <w:jc w:val="center"/>
              <w:rPr>
                <w:b/>
                <w:sz w:val="20"/>
                <w:szCs w:val="20"/>
                <w:lang w:val="en-US"/>
              </w:rPr>
            </w:pPr>
            <w:r w:rsidRPr="00935669">
              <w:rPr>
                <w:b/>
                <w:sz w:val="20"/>
                <w:szCs w:val="20"/>
                <w:lang w:val="en-US"/>
              </w:rPr>
              <w:t>Field text</w:t>
            </w:r>
          </w:p>
        </w:tc>
        <w:tc>
          <w:tcPr>
            <w:tcW w:w="924" w:type="dxa"/>
            <w:shd w:val="pct15" w:color="auto" w:fill="FFFFFF"/>
          </w:tcPr>
          <w:p w14:paraId="1B500989" w14:textId="77777777" w:rsidR="00AA6379" w:rsidRPr="00935669" w:rsidRDefault="00AA6379" w:rsidP="00FB722E">
            <w:pPr>
              <w:jc w:val="center"/>
              <w:rPr>
                <w:b/>
                <w:sz w:val="20"/>
                <w:szCs w:val="20"/>
              </w:rPr>
            </w:pPr>
            <w:r w:rsidRPr="00935669">
              <w:rPr>
                <w:rFonts w:cs="Arial"/>
                <w:b/>
                <w:sz w:val="20"/>
                <w:szCs w:val="20"/>
              </w:rPr>
              <w:t>Length</w:t>
            </w:r>
          </w:p>
        </w:tc>
        <w:tc>
          <w:tcPr>
            <w:tcW w:w="5760" w:type="dxa"/>
            <w:shd w:val="pct15" w:color="auto" w:fill="FFFFFF"/>
          </w:tcPr>
          <w:p w14:paraId="1B50098A" w14:textId="77777777" w:rsidR="00AA6379" w:rsidRPr="00935669" w:rsidRDefault="00AA6379" w:rsidP="00FB722E">
            <w:pPr>
              <w:jc w:val="center"/>
              <w:rPr>
                <w:b/>
                <w:sz w:val="20"/>
                <w:szCs w:val="20"/>
                <w:lang w:val="en-US"/>
              </w:rPr>
            </w:pPr>
            <w:r w:rsidRPr="00935669">
              <w:rPr>
                <w:b/>
                <w:sz w:val="20"/>
                <w:szCs w:val="20"/>
                <w:lang w:val="en-US"/>
              </w:rPr>
              <w:t>Filling from column/row of advice file</w:t>
            </w:r>
          </w:p>
        </w:tc>
      </w:tr>
      <w:tr w:rsidR="00AA6379" w:rsidRPr="00935669" w14:paraId="1B500992" w14:textId="77777777" w:rsidTr="00FB722E">
        <w:trPr>
          <w:cantSplit/>
          <w:trHeight w:val="20"/>
        </w:trPr>
        <w:tc>
          <w:tcPr>
            <w:tcW w:w="802" w:type="dxa"/>
          </w:tcPr>
          <w:p w14:paraId="1B50098C" w14:textId="77777777" w:rsidR="00AA6379" w:rsidRPr="00935669" w:rsidRDefault="00AA6379" w:rsidP="00FB722E">
            <w:pPr>
              <w:jc w:val="center"/>
              <w:rPr>
                <w:sz w:val="20"/>
                <w:szCs w:val="20"/>
                <w:lang w:val="en-US"/>
              </w:rPr>
            </w:pPr>
            <w:r w:rsidRPr="00935669">
              <w:rPr>
                <w:sz w:val="20"/>
                <w:szCs w:val="20"/>
                <w:lang w:val="en-US"/>
              </w:rPr>
              <w:t xml:space="preserve">1 </w:t>
            </w:r>
          </w:p>
        </w:tc>
        <w:tc>
          <w:tcPr>
            <w:tcW w:w="1984" w:type="dxa"/>
          </w:tcPr>
          <w:p w14:paraId="1B50098D" w14:textId="77777777" w:rsidR="00AA6379" w:rsidRPr="00935669" w:rsidRDefault="00AA6379" w:rsidP="00FB722E">
            <w:pPr>
              <w:rPr>
                <w:sz w:val="20"/>
                <w:szCs w:val="20"/>
                <w:lang w:val="en-US"/>
              </w:rPr>
            </w:pPr>
            <w:r w:rsidRPr="00935669">
              <w:rPr>
                <w:sz w:val="20"/>
                <w:szCs w:val="20"/>
                <w:lang w:val="en-US"/>
              </w:rPr>
              <w:t>Record type</w:t>
            </w:r>
          </w:p>
        </w:tc>
        <w:tc>
          <w:tcPr>
            <w:tcW w:w="3560" w:type="dxa"/>
          </w:tcPr>
          <w:p w14:paraId="1B50098E" w14:textId="77777777" w:rsidR="00AA6379" w:rsidRPr="00935669" w:rsidRDefault="00AA6379" w:rsidP="00FB722E">
            <w:pPr>
              <w:rPr>
                <w:sz w:val="20"/>
                <w:szCs w:val="20"/>
                <w:lang w:val="en-US"/>
              </w:rPr>
            </w:pPr>
            <w:r w:rsidRPr="00935669">
              <w:rPr>
                <w:sz w:val="20"/>
                <w:szCs w:val="20"/>
                <w:lang w:val="en-US"/>
              </w:rPr>
              <w:t xml:space="preserve">Always 100 </w:t>
            </w:r>
          </w:p>
          <w:p w14:paraId="1B50098F" w14:textId="77777777" w:rsidR="00AA6379" w:rsidRPr="00935669" w:rsidRDefault="00AA6379" w:rsidP="00FB722E">
            <w:pPr>
              <w:rPr>
                <w:sz w:val="20"/>
                <w:szCs w:val="20"/>
                <w:lang w:val="en-US"/>
              </w:rPr>
            </w:pPr>
            <w:r w:rsidRPr="00935669">
              <w:rPr>
                <w:i/>
                <w:iCs/>
                <w:sz w:val="20"/>
                <w:szCs w:val="20"/>
                <w:lang w:val="en-US"/>
              </w:rPr>
              <w:t>[required entry field]</w:t>
            </w:r>
          </w:p>
        </w:tc>
        <w:tc>
          <w:tcPr>
            <w:tcW w:w="924" w:type="dxa"/>
          </w:tcPr>
          <w:p w14:paraId="1B500990" w14:textId="77777777" w:rsidR="00AA6379" w:rsidRPr="00935669" w:rsidRDefault="00AA6379" w:rsidP="00FB722E">
            <w:pPr>
              <w:rPr>
                <w:sz w:val="20"/>
                <w:szCs w:val="20"/>
              </w:rPr>
            </w:pPr>
            <w:r w:rsidRPr="00935669">
              <w:rPr>
                <w:rFonts w:cs="Arial"/>
                <w:sz w:val="20"/>
                <w:szCs w:val="20"/>
                <w:lang w:val="fr-FR"/>
              </w:rPr>
              <w:t>3</w:t>
            </w:r>
          </w:p>
        </w:tc>
        <w:tc>
          <w:tcPr>
            <w:tcW w:w="5760" w:type="dxa"/>
          </w:tcPr>
          <w:p w14:paraId="1B500991" w14:textId="38F94F02" w:rsidR="00AA6379" w:rsidRPr="00935669" w:rsidRDefault="00831F77" w:rsidP="00FB722E">
            <w:pPr>
              <w:rPr>
                <w:sz w:val="20"/>
                <w:szCs w:val="20"/>
                <w:lang w:val="en-US"/>
              </w:rPr>
            </w:pPr>
            <w:r>
              <w:rPr>
                <w:sz w:val="20"/>
                <w:szCs w:val="20"/>
                <w:lang w:val="en-US"/>
              </w:rPr>
              <w:t>100</w:t>
            </w:r>
          </w:p>
        </w:tc>
      </w:tr>
      <w:tr w:rsidR="00831F77" w:rsidRPr="00935669" w14:paraId="1B500999" w14:textId="77777777" w:rsidTr="00FB722E">
        <w:trPr>
          <w:cantSplit/>
          <w:trHeight w:val="20"/>
        </w:trPr>
        <w:tc>
          <w:tcPr>
            <w:tcW w:w="802" w:type="dxa"/>
          </w:tcPr>
          <w:p w14:paraId="1B500993" w14:textId="77777777" w:rsidR="00831F77" w:rsidRPr="00935669" w:rsidRDefault="00831F77" w:rsidP="00831F77">
            <w:pPr>
              <w:jc w:val="center"/>
              <w:rPr>
                <w:sz w:val="20"/>
                <w:szCs w:val="20"/>
                <w:lang w:val="en-US"/>
              </w:rPr>
            </w:pPr>
            <w:r w:rsidRPr="00935669">
              <w:rPr>
                <w:sz w:val="20"/>
                <w:szCs w:val="20"/>
                <w:lang w:val="en-US"/>
              </w:rPr>
              <w:t xml:space="preserve">2 </w:t>
            </w:r>
          </w:p>
        </w:tc>
        <w:tc>
          <w:tcPr>
            <w:tcW w:w="1984" w:type="dxa"/>
          </w:tcPr>
          <w:p w14:paraId="1B500994" w14:textId="77777777" w:rsidR="00831F77" w:rsidRPr="00935669" w:rsidRDefault="00831F77" w:rsidP="00831F77">
            <w:pPr>
              <w:rPr>
                <w:sz w:val="20"/>
                <w:szCs w:val="20"/>
                <w:lang w:val="en-US"/>
              </w:rPr>
            </w:pPr>
            <w:r w:rsidRPr="00935669">
              <w:rPr>
                <w:sz w:val="20"/>
                <w:szCs w:val="20"/>
                <w:lang w:val="en-US"/>
              </w:rPr>
              <w:t>Advice no.</w:t>
            </w:r>
          </w:p>
        </w:tc>
        <w:tc>
          <w:tcPr>
            <w:tcW w:w="3560" w:type="dxa"/>
          </w:tcPr>
          <w:p w14:paraId="1B500995" w14:textId="77777777" w:rsidR="00831F77" w:rsidRPr="00935669" w:rsidRDefault="00831F77" w:rsidP="00831F77">
            <w:pPr>
              <w:rPr>
                <w:sz w:val="20"/>
                <w:szCs w:val="20"/>
                <w:lang w:val="en-US"/>
              </w:rPr>
            </w:pPr>
            <w:r w:rsidRPr="00935669">
              <w:rPr>
                <w:sz w:val="20"/>
                <w:szCs w:val="20"/>
                <w:lang w:val="en-US"/>
              </w:rPr>
              <w:t xml:space="preserve">Number (name) of advice note </w:t>
            </w:r>
          </w:p>
          <w:p w14:paraId="1B500996" w14:textId="77777777" w:rsidR="00831F77" w:rsidRPr="00935669" w:rsidRDefault="00831F77" w:rsidP="00831F77">
            <w:pPr>
              <w:rPr>
                <w:sz w:val="20"/>
                <w:szCs w:val="20"/>
                <w:lang w:val="en-US"/>
              </w:rPr>
            </w:pPr>
            <w:r w:rsidRPr="00935669">
              <w:rPr>
                <w:i/>
                <w:iCs/>
                <w:sz w:val="20"/>
                <w:szCs w:val="20"/>
                <w:lang w:val="en-US"/>
              </w:rPr>
              <w:t>[required entry field]</w:t>
            </w:r>
          </w:p>
        </w:tc>
        <w:tc>
          <w:tcPr>
            <w:tcW w:w="924" w:type="dxa"/>
          </w:tcPr>
          <w:p w14:paraId="1B500997" w14:textId="77777777" w:rsidR="00831F77" w:rsidRPr="00935669" w:rsidRDefault="00831F77" w:rsidP="00831F77">
            <w:pPr>
              <w:rPr>
                <w:sz w:val="20"/>
                <w:szCs w:val="20"/>
              </w:rPr>
            </w:pPr>
            <w:r w:rsidRPr="00935669">
              <w:rPr>
                <w:rFonts w:cs="Arial"/>
                <w:sz w:val="20"/>
                <w:szCs w:val="20"/>
              </w:rPr>
              <w:t>35</w:t>
            </w:r>
          </w:p>
        </w:tc>
        <w:tc>
          <w:tcPr>
            <w:tcW w:w="5760" w:type="dxa"/>
          </w:tcPr>
          <w:p w14:paraId="1B500998" w14:textId="4A6A8F5A" w:rsidR="00831F77" w:rsidRPr="00935669" w:rsidRDefault="000C1454" w:rsidP="00831F77">
            <w:pPr>
              <w:rPr>
                <w:sz w:val="20"/>
                <w:szCs w:val="20"/>
                <w:lang w:val="en-US"/>
              </w:rPr>
            </w:pPr>
            <w:r w:rsidRPr="000C1454">
              <w:rPr>
                <w:sz w:val="20"/>
                <w:szCs w:val="20"/>
                <w:lang w:val="en-US"/>
              </w:rPr>
              <w:t>Concatenate "</w:t>
            </w:r>
            <w:r w:rsidR="00872596">
              <w:t>NORTHWIND</w:t>
            </w:r>
            <w:r w:rsidRPr="000C1454">
              <w:rPr>
                <w:sz w:val="20"/>
                <w:szCs w:val="20"/>
                <w:lang w:val="en-US"/>
              </w:rPr>
              <w:t xml:space="preserve">" &amp; </w:t>
            </w:r>
            <w:r w:rsidR="00AA6C76">
              <w:rPr>
                <w:sz w:val="20"/>
                <w:szCs w:val="20"/>
                <w:lang w:val="en-US"/>
              </w:rPr>
              <w:t>current date</w:t>
            </w:r>
          </w:p>
        </w:tc>
      </w:tr>
      <w:tr w:rsidR="00831F77" w:rsidRPr="00935669" w14:paraId="1B50099F" w14:textId="77777777" w:rsidTr="00FB722E">
        <w:trPr>
          <w:cantSplit/>
          <w:trHeight w:val="20"/>
        </w:trPr>
        <w:tc>
          <w:tcPr>
            <w:tcW w:w="802" w:type="dxa"/>
          </w:tcPr>
          <w:p w14:paraId="1B50099A" w14:textId="77777777" w:rsidR="00831F77" w:rsidRPr="00935669" w:rsidRDefault="00831F77" w:rsidP="00831F77">
            <w:pPr>
              <w:jc w:val="center"/>
              <w:rPr>
                <w:sz w:val="20"/>
                <w:szCs w:val="20"/>
                <w:lang w:val="en-US"/>
              </w:rPr>
            </w:pPr>
            <w:r w:rsidRPr="00935669">
              <w:rPr>
                <w:sz w:val="20"/>
                <w:szCs w:val="20"/>
                <w:lang w:val="en-US"/>
              </w:rPr>
              <w:t>3</w:t>
            </w:r>
          </w:p>
        </w:tc>
        <w:tc>
          <w:tcPr>
            <w:tcW w:w="1984" w:type="dxa"/>
          </w:tcPr>
          <w:p w14:paraId="1B50099B" w14:textId="77777777" w:rsidR="00831F77" w:rsidRPr="00935669" w:rsidRDefault="00831F77" w:rsidP="00831F77">
            <w:pPr>
              <w:rPr>
                <w:sz w:val="20"/>
                <w:szCs w:val="20"/>
                <w:lang w:val="en-US"/>
              </w:rPr>
            </w:pPr>
            <w:r w:rsidRPr="00935669">
              <w:rPr>
                <w:sz w:val="20"/>
                <w:szCs w:val="20"/>
                <w:lang w:val="en-US"/>
              </w:rPr>
              <w:t xml:space="preserve">Coll. </w:t>
            </w:r>
            <w:proofErr w:type="spellStart"/>
            <w:r w:rsidRPr="00935669">
              <w:rPr>
                <w:sz w:val="20"/>
                <w:szCs w:val="20"/>
                <w:lang w:val="en-US"/>
              </w:rPr>
              <w:t>settlmnt</w:t>
            </w:r>
            <w:proofErr w:type="spellEnd"/>
            <w:r w:rsidRPr="00935669">
              <w:rPr>
                <w:sz w:val="20"/>
                <w:szCs w:val="20"/>
                <w:lang w:val="en-US"/>
              </w:rPr>
              <w:t>. date</w:t>
            </w:r>
          </w:p>
        </w:tc>
        <w:tc>
          <w:tcPr>
            <w:tcW w:w="3560" w:type="dxa"/>
          </w:tcPr>
          <w:p w14:paraId="1B50099C" w14:textId="77777777" w:rsidR="00831F77" w:rsidRPr="00935669" w:rsidRDefault="00831F77" w:rsidP="00831F77">
            <w:pPr>
              <w:rPr>
                <w:sz w:val="20"/>
                <w:szCs w:val="20"/>
                <w:lang w:val="en-US"/>
              </w:rPr>
            </w:pPr>
            <w:r w:rsidRPr="00935669">
              <w:rPr>
                <w:sz w:val="20"/>
                <w:szCs w:val="20"/>
                <w:lang w:val="en-US"/>
              </w:rPr>
              <w:t>Collection settlement date</w:t>
            </w:r>
          </w:p>
        </w:tc>
        <w:tc>
          <w:tcPr>
            <w:tcW w:w="924" w:type="dxa"/>
          </w:tcPr>
          <w:p w14:paraId="1B50099D" w14:textId="77777777" w:rsidR="00831F77" w:rsidRPr="00935669" w:rsidRDefault="00831F77" w:rsidP="00831F77">
            <w:pPr>
              <w:rPr>
                <w:rFonts w:cs="Arial"/>
                <w:sz w:val="20"/>
                <w:szCs w:val="20"/>
              </w:rPr>
            </w:pPr>
            <w:r w:rsidRPr="00935669">
              <w:rPr>
                <w:rFonts w:cs="Arial"/>
                <w:sz w:val="20"/>
                <w:szCs w:val="20"/>
              </w:rPr>
              <w:t>8</w:t>
            </w:r>
          </w:p>
        </w:tc>
        <w:tc>
          <w:tcPr>
            <w:tcW w:w="5760" w:type="dxa"/>
          </w:tcPr>
          <w:p w14:paraId="1B50099E" w14:textId="3CA802B5" w:rsidR="00831F77" w:rsidRPr="00935669" w:rsidRDefault="00831F77" w:rsidP="00831F77">
            <w:pPr>
              <w:rPr>
                <w:sz w:val="20"/>
                <w:szCs w:val="20"/>
                <w:lang w:val="en-US"/>
              </w:rPr>
            </w:pPr>
            <w:r>
              <w:rPr>
                <w:sz w:val="20"/>
                <w:szCs w:val="20"/>
                <w:lang w:val="en-US"/>
              </w:rPr>
              <w:t>N/A</w:t>
            </w:r>
          </w:p>
        </w:tc>
      </w:tr>
      <w:tr w:rsidR="00831F77" w:rsidRPr="00935669" w14:paraId="1B5009A5" w14:textId="77777777" w:rsidTr="00FB722E">
        <w:trPr>
          <w:cantSplit/>
          <w:trHeight w:val="20"/>
        </w:trPr>
        <w:tc>
          <w:tcPr>
            <w:tcW w:w="802" w:type="dxa"/>
          </w:tcPr>
          <w:p w14:paraId="1B5009A0" w14:textId="77777777" w:rsidR="00831F77" w:rsidRPr="00935669" w:rsidRDefault="00831F77" w:rsidP="00831F77">
            <w:pPr>
              <w:jc w:val="center"/>
              <w:rPr>
                <w:sz w:val="20"/>
                <w:szCs w:val="20"/>
                <w:lang w:val="en-US"/>
              </w:rPr>
            </w:pPr>
            <w:r w:rsidRPr="00935669">
              <w:rPr>
                <w:sz w:val="20"/>
                <w:szCs w:val="20"/>
                <w:lang w:val="en-US"/>
              </w:rPr>
              <w:t xml:space="preserve">4 </w:t>
            </w:r>
          </w:p>
        </w:tc>
        <w:tc>
          <w:tcPr>
            <w:tcW w:w="1984" w:type="dxa"/>
          </w:tcPr>
          <w:p w14:paraId="1B5009A1" w14:textId="77777777" w:rsidR="00831F77" w:rsidRPr="00935669" w:rsidRDefault="00831F77" w:rsidP="00831F77">
            <w:pPr>
              <w:rPr>
                <w:sz w:val="20"/>
                <w:szCs w:val="20"/>
                <w:lang w:val="en-US"/>
              </w:rPr>
            </w:pPr>
            <w:r w:rsidRPr="00935669">
              <w:rPr>
                <w:sz w:val="20"/>
                <w:szCs w:val="20"/>
                <w:lang w:val="en-US"/>
              </w:rPr>
              <w:t>Payment date</w:t>
            </w:r>
          </w:p>
        </w:tc>
        <w:tc>
          <w:tcPr>
            <w:tcW w:w="3560" w:type="dxa"/>
          </w:tcPr>
          <w:p w14:paraId="1B5009A2" w14:textId="77777777" w:rsidR="00831F77" w:rsidRPr="00935669" w:rsidRDefault="00831F77" w:rsidP="00831F77">
            <w:pPr>
              <w:rPr>
                <w:sz w:val="20"/>
                <w:szCs w:val="20"/>
                <w:lang w:val="en-US"/>
              </w:rPr>
            </w:pPr>
            <w:r w:rsidRPr="00935669">
              <w:rPr>
                <w:sz w:val="20"/>
                <w:szCs w:val="20"/>
                <w:lang w:val="en-US"/>
              </w:rPr>
              <w:t>Valid date of advised incoming payment</w:t>
            </w:r>
          </w:p>
        </w:tc>
        <w:tc>
          <w:tcPr>
            <w:tcW w:w="924" w:type="dxa"/>
          </w:tcPr>
          <w:p w14:paraId="1B5009A3" w14:textId="77777777" w:rsidR="00831F77" w:rsidRPr="00935669" w:rsidRDefault="00831F77" w:rsidP="00831F77">
            <w:pPr>
              <w:rPr>
                <w:rFonts w:cs="Arial"/>
                <w:sz w:val="20"/>
                <w:szCs w:val="20"/>
              </w:rPr>
            </w:pPr>
            <w:r w:rsidRPr="00935669">
              <w:rPr>
                <w:rFonts w:cs="Arial"/>
                <w:sz w:val="20"/>
                <w:szCs w:val="20"/>
              </w:rPr>
              <w:t>8</w:t>
            </w:r>
          </w:p>
        </w:tc>
        <w:tc>
          <w:tcPr>
            <w:tcW w:w="5760" w:type="dxa"/>
          </w:tcPr>
          <w:p w14:paraId="1B5009A4" w14:textId="098D9773" w:rsidR="00831F77" w:rsidRPr="000C1454" w:rsidRDefault="00CF7DFD" w:rsidP="00831F77">
            <w:pPr>
              <w:rPr>
                <w:rFonts w:ascii="Calibri" w:hAnsi="Calibri" w:cs="Calibri"/>
                <w:color w:val="000000"/>
                <w:sz w:val="16"/>
                <w:szCs w:val="16"/>
              </w:rPr>
            </w:pPr>
            <w:r>
              <w:rPr>
                <w:sz w:val="20"/>
                <w:szCs w:val="20"/>
                <w:lang w:val="en-US"/>
              </w:rPr>
              <w:t>N/A</w:t>
            </w:r>
          </w:p>
        </w:tc>
      </w:tr>
      <w:tr w:rsidR="00831F77" w:rsidRPr="00935669" w14:paraId="1B5009AB" w14:textId="77777777" w:rsidTr="00FB722E">
        <w:trPr>
          <w:cantSplit/>
          <w:trHeight w:val="20"/>
        </w:trPr>
        <w:tc>
          <w:tcPr>
            <w:tcW w:w="802" w:type="dxa"/>
          </w:tcPr>
          <w:p w14:paraId="1B5009A6" w14:textId="77777777" w:rsidR="00831F77" w:rsidRPr="00935669" w:rsidRDefault="00831F77" w:rsidP="00831F77">
            <w:pPr>
              <w:jc w:val="center"/>
              <w:rPr>
                <w:sz w:val="20"/>
                <w:szCs w:val="20"/>
                <w:lang w:val="en-US"/>
              </w:rPr>
            </w:pPr>
            <w:r w:rsidRPr="00935669">
              <w:rPr>
                <w:sz w:val="20"/>
                <w:szCs w:val="20"/>
                <w:lang w:val="en-US"/>
              </w:rPr>
              <w:t xml:space="preserve">5 </w:t>
            </w:r>
          </w:p>
        </w:tc>
        <w:tc>
          <w:tcPr>
            <w:tcW w:w="1984" w:type="dxa"/>
          </w:tcPr>
          <w:p w14:paraId="1B5009A7" w14:textId="77777777" w:rsidR="00831F77" w:rsidRPr="00935669" w:rsidRDefault="00831F77" w:rsidP="00831F77">
            <w:pPr>
              <w:rPr>
                <w:sz w:val="20"/>
                <w:szCs w:val="20"/>
                <w:lang w:val="en-US"/>
              </w:rPr>
            </w:pPr>
            <w:r w:rsidRPr="00935669">
              <w:rPr>
                <w:sz w:val="20"/>
                <w:szCs w:val="20"/>
                <w:lang w:val="en-US"/>
              </w:rPr>
              <w:t>Payee bank no.</w:t>
            </w:r>
          </w:p>
        </w:tc>
        <w:tc>
          <w:tcPr>
            <w:tcW w:w="3560" w:type="dxa"/>
          </w:tcPr>
          <w:p w14:paraId="1B5009A8" w14:textId="77777777" w:rsidR="00831F77" w:rsidRPr="00935669" w:rsidRDefault="00831F77" w:rsidP="00831F77">
            <w:pPr>
              <w:rPr>
                <w:sz w:val="20"/>
                <w:szCs w:val="20"/>
                <w:lang w:val="en-US"/>
              </w:rPr>
            </w:pPr>
            <w:r w:rsidRPr="00935669">
              <w:rPr>
                <w:sz w:val="20"/>
                <w:szCs w:val="20"/>
                <w:lang w:val="en-US"/>
              </w:rPr>
              <w:t>Bank number payee</w:t>
            </w:r>
          </w:p>
        </w:tc>
        <w:tc>
          <w:tcPr>
            <w:tcW w:w="924" w:type="dxa"/>
          </w:tcPr>
          <w:p w14:paraId="1B5009A9" w14:textId="77777777" w:rsidR="00831F77" w:rsidRPr="00935669" w:rsidRDefault="00831F77" w:rsidP="00831F77">
            <w:pPr>
              <w:rPr>
                <w:rFonts w:cs="Arial"/>
                <w:sz w:val="20"/>
                <w:szCs w:val="20"/>
              </w:rPr>
            </w:pPr>
            <w:r w:rsidRPr="00935669">
              <w:rPr>
                <w:rFonts w:cs="Arial"/>
                <w:sz w:val="20"/>
                <w:szCs w:val="20"/>
              </w:rPr>
              <w:t>12</w:t>
            </w:r>
          </w:p>
        </w:tc>
        <w:tc>
          <w:tcPr>
            <w:tcW w:w="5760" w:type="dxa"/>
          </w:tcPr>
          <w:p w14:paraId="1B5009AA" w14:textId="3D998A00" w:rsidR="00831F77" w:rsidRPr="00935669" w:rsidRDefault="00831F77" w:rsidP="00831F77">
            <w:pPr>
              <w:rPr>
                <w:sz w:val="20"/>
                <w:szCs w:val="20"/>
                <w:lang w:val="en-US"/>
              </w:rPr>
            </w:pPr>
            <w:r>
              <w:rPr>
                <w:sz w:val="20"/>
                <w:szCs w:val="20"/>
                <w:lang w:val="en-US"/>
              </w:rPr>
              <w:t>N/A</w:t>
            </w:r>
          </w:p>
        </w:tc>
      </w:tr>
      <w:tr w:rsidR="00831F77" w:rsidRPr="00935669" w14:paraId="1B5009B1" w14:textId="77777777" w:rsidTr="00FB722E">
        <w:trPr>
          <w:cantSplit/>
          <w:trHeight w:val="20"/>
        </w:trPr>
        <w:tc>
          <w:tcPr>
            <w:tcW w:w="802" w:type="dxa"/>
          </w:tcPr>
          <w:p w14:paraId="1B5009AC" w14:textId="77777777" w:rsidR="00831F77" w:rsidRPr="00935669" w:rsidRDefault="00831F77" w:rsidP="00831F77">
            <w:pPr>
              <w:jc w:val="center"/>
              <w:rPr>
                <w:sz w:val="20"/>
                <w:szCs w:val="20"/>
                <w:lang w:val="en-US"/>
              </w:rPr>
            </w:pPr>
            <w:r w:rsidRPr="00935669">
              <w:rPr>
                <w:sz w:val="20"/>
                <w:szCs w:val="20"/>
                <w:lang w:val="en-US"/>
              </w:rPr>
              <w:t>6</w:t>
            </w:r>
          </w:p>
        </w:tc>
        <w:tc>
          <w:tcPr>
            <w:tcW w:w="1984" w:type="dxa"/>
          </w:tcPr>
          <w:p w14:paraId="1B5009AD" w14:textId="77777777" w:rsidR="00831F77" w:rsidRPr="00935669" w:rsidRDefault="00831F77" w:rsidP="00831F77">
            <w:pPr>
              <w:rPr>
                <w:sz w:val="20"/>
                <w:szCs w:val="20"/>
                <w:lang w:val="en-US"/>
              </w:rPr>
            </w:pPr>
            <w:r w:rsidRPr="00935669">
              <w:rPr>
                <w:sz w:val="20"/>
                <w:szCs w:val="20"/>
                <w:lang w:val="en-US"/>
              </w:rPr>
              <w:t>Payee account</w:t>
            </w:r>
          </w:p>
        </w:tc>
        <w:tc>
          <w:tcPr>
            <w:tcW w:w="3560" w:type="dxa"/>
          </w:tcPr>
          <w:p w14:paraId="1B5009AE" w14:textId="77777777" w:rsidR="00831F77" w:rsidRPr="00935669" w:rsidRDefault="00831F77" w:rsidP="00831F77">
            <w:pPr>
              <w:rPr>
                <w:sz w:val="20"/>
                <w:szCs w:val="20"/>
                <w:lang w:val="en-US"/>
              </w:rPr>
            </w:pPr>
            <w:r w:rsidRPr="00935669">
              <w:rPr>
                <w:sz w:val="20"/>
                <w:szCs w:val="20"/>
                <w:lang w:val="en-US"/>
              </w:rPr>
              <w:t>Account no. payee</w:t>
            </w:r>
          </w:p>
        </w:tc>
        <w:tc>
          <w:tcPr>
            <w:tcW w:w="924" w:type="dxa"/>
          </w:tcPr>
          <w:p w14:paraId="1B5009AF" w14:textId="77777777" w:rsidR="00831F77" w:rsidRPr="00935669" w:rsidRDefault="00831F77" w:rsidP="00831F77">
            <w:pPr>
              <w:rPr>
                <w:rFonts w:cs="Arial"/>
                <w:sz w:val="20"/>
                <w:szCs w:val="20"/>
              </w:rPr>
            </w:pPr>
            <w:r w:rsidRPr="00935669">
              <w:rPr>
                <w:rFonts w:cs="Arial"/>
                <w:sz w:val="20"/>
                <w:szCs w:val="20"/>
              </w:rPr>
              <w:t>24</w:t>
            </w:r>
          </w:p>
        </w:tc>
        <w:tc>
          <w:tcPr>
            <w:tcW w:w="5760" w:type="dxa"/>
          </w:tcPr>
          <w:p w14:paraId="1B5009B0" w14:textId="058D5DCA" w:rsidR="00831F77" w:rsidRPr="00935669" w:rsidRDefault="00831F77" w:rsidP="00831F77">
            <w:pPr>
              <w:rPr>
                <w:sz w:val="20"/>
                <w:szCs w:val="20"/>
                <w:lang w:val="en-US"/>
              </w:rPr>
            </w:pPr>
            <w:r>
              <w:rPr>
                <w:sz w:val="20"/>
                <w:szCs w:val="20"/>
                <w:lang w:val="en-US"/>
              </w:rPr>
              <w:t>N/A</w:t>
            </w:r>
          </w:p>
        </w:tc>
      </w:tr>
      <w:tr w:rsidR="00831F77" w:rsidRPr="00935669" w14:paraId="1B5009B7" w14:textId="77777777" w:rsidTr="00FB722E">
        <w:trPr>
          <w:cantSplit/>
          <w:trHeight w:val="20"/>
        </w:trPr>
        <w:tc>
          <w:tcPr>
            <w:tcW w:w="802" w:type="dxa"/>
          </w:tcPr>
          <w:p w14:paraId="1B5009B2" w14:textId="77777777" w:rsidR="00831F77" w:rsidRPr="00935669" w:rsidRDefault="00831F77" w:rsidP="00831F77">
            <w:pPr>
              <w:jc w:val="center"/>
              <w:rPr>
                <w:sz w:val="20"/>
                <w:szCs w:val="20"/>
                <w:lang w:val="en-US"/>
              </w:rPr>
            </w:pPr>
            <w:r w:rsidRPr="00935669">
              <w:rPr>
                <w:sz w:val="20"/>
                <w:szCs w:val="20"/>
                <w:lang w:val="en-US"/>
              </w:rPr>
              <w:t>7</w:t>
            </w:r>
          </w:p>
        </w:tc>
        <w:tc>
          <w:tcPr>
            <w:tcW w:w="1984" w:type="dxa"/>
          </w:tcPr>
          <w:p w14:paraId="1B5009B3" w14:textId="77777777" w:rsidR="00831F77" w:rsidRPr="00935669" w:rsidRDefault="00831F77" w:rsidP="00831F77">
            <w:pPr>
              <w:rPr>
                <w:sz w:val="20"/>
                <w:szCs w:val="20"/>
                <w:lang w:val="en-US"/>
              </w:rPr>
            </w:pPr>
            <w:r w:rsidRPr="00935669">
              <w:rPr>
                <w:sz w:val="20"/>
                <w:szCs w:val="20"/>
                <w:lang w:val="en-US"/>
              </w:rPr>
              <w:t>Payment method</w:t>
            </w:r>
          </w:p>
        </w:tc>
        <w:tc>
          <w:tcPr>
            <w:tcW w:w="3560" w:type="dxa"/>
          </w:tcPr>
          <w:p w14:paraId="1B5009B4" w14:textId="77777777" w:rsidR="00831F77" w:rsidRPr="00935669" w:rsidRDefault="00831F77" w:rsidP="00831F77">
            <w:pPr>
              <w:rPr>
                <w:sz w:val="20"/>
                <w:szCs w:val="20"/>
                <w:lang w:val="en-US"/>
              </w:rPr>
            </w:pPr>
            <w:r w:rsidRPr="00935669">
              <w:rPr>
                <w:sz w:val="20"/>
                <w:szCs w:val="20"/>
                <w:lang w:val="en-US"/>
              </w:rPr>
              <w:t>Payment method</w:t>
            </w:r>
          </w:p>
        </w:tc>
        <w:tc>
          <w:tcPr>
            <w:tcW w:w="924" w:type="dxa"/>
          </w:tcPr>
          <w:p w14:paraId="1B5009B5" w14:textId="77777777" w:rsidR="00831F77" w:rsidRPr="00935669" w:rsidRDefault="00831F77" w:rsidP="00831F77">
            <w:pPr>
              <w:rPr>
                <w:rFonts w:cs="Arial"/>
                <w:sz w:val="20"/>
                <w:szCs w:val="20"/>
              </w:rPr>
            </w:pPr>
            <w:r w:rsidRPr="00935669">
              <w:rPr>
                <w:rFonts w:cs="Arial"/>
                <w:sz w:val="20"/>
                <w:szCs w:val="20"/>
              </w:rPr>
              <w:t>10</w:t>
            </w:r>
          </w:p>
        </w:tc>
        <w:tc>
          <w:tcPr>
            <w:tcW w:w="5760" w:type="dxa"/>
          </w:tcPr>
          <w:p w14:paraId="1B5009B6" w14:textId="7C1B9753" w:rsidR="00831F77" w:rsidRPr="00935669" w:rsidRDefault="00831F77" w:rsidP="00831F77">
            <w:pPr>
              <w:rPr>
                <w:sz w:val="20"/>
                <w:szCs w:val="20"/>
                <w:lang w:val="en-US"/>
              </w:rPr>
            </w:pPr>
            <w:r>
              <w:rPr>
                <w:sz w:val="20"/>
                <w:szCs w:val="20"/>
                <w:lang w:val="en-US"/>
              </w:rPr>
              <w:t>N/A</w:t>
            </w:r>
          </w:p>
        </w:tc>
      </w:tr>
      <w:tr w:rsidR="00831F77" w:rsidRPr="00935669" w14:paraId="1B5009BD" w14:textId="77777777" w:rsidTr="00FB722E">
        <w:trPr>
          <w:cantSplit/>
          <w:trHeight w:val="20"/>
        </w:trPr>
        <w:tc>
          <w:tcPr>
            <w:tcW w:w="802" w:type="dxa"/>
          </w:tcPr>
          <w:p w14:paraId="1B5009B8" w14:textId="77777777" w:rsidR="00831F77" w:rsidRPr="00935669" w:rsidRDefault="00831F77" w:rsidP="00831F77">
            <w:pPr>
              <w:jc w:val="center"/>
              <w:rPr>
                <w:sz w:val="20"/>
                <w:szCs w:val="20"/>
                <w:lang w:val="en-US"/>
              </w:rPr>
            </w:pPr>
            <w:r w:rsidRPr="00935669">
              <w:rPr>
                <w:sz w:val="20"/>
                <w:szCs w:val="20"/>
                <w:lang w:val="en-US"/>
              </w:rPr>
              <w:lastRenderedPageBreak/>
              <w:t>8</w:t>
            </w:r>
          </w:p>
        </w:tc>
        <w:tc>
          <w:tcPr>
            <w:tcW w:w="1984" w:type="dxa"/>
          </w:tcPr>
          <w:p w14:paraId="1B5009B9" w14:textId="77777777" w:rsidR="00831F77" w:rsidRPr="00935669" w:rsidRDefault="00831F77" w:rsidP="00831F77">
            <w:pPr>
              <w:rPr>
                <w:sz w:val="20"/>
                <w:szCs w:val="20"/>
                <w:lang w:val="en-US"/>
              </w:rPr>
            </w:pPr>
            <w:r w:rsidRPr="00935669">
              <w:rPr>
                <w:sz w:val="20"/>
                <w:szCs w:val="20"/>
                <w:lang w:val="en-US"/>
              </w:rPr>
              <w:t>Sales group</w:t>
            </w:r>
          </w:p>
        </w:tc>
        <w:tc>
          <w:tcPr>
            <w:tcW w:w="3560" w:type="dxa"/>
          </w:tcPr>
          <w:p w14:paraId="1B5009BA" w14:textId="77777777" w:rsidR="00831F77" w:rsidRPr="00935669" w:rsidRDefault="00831F77" w:rsidP="00831F77">
            <w:pPr>
              <w:rPr>
                <w:sz w:val="20"/>
                <w:szCs w:val="20"/>
                <w:lang w:val="en-US"/>
              </w:rPr>
            </w:pPr>
            <w:r w:rsidRPr="00935669">
              <w:rPr>
                <w:sz w:val="20"/>
                <w:szCs w:val="20"/>
                <w:lang w:val="en-US"/>
              </w:rPr>
              <w:t>Sales group</w:t>
            </w:r>
          </w:p>
        </w:tc>
        <w:tc>
          <w:tcPr>
            <w:tcW w:w="924" w:type="dxa"/>
          </w:tcPr>
          <w:p w14:paraId="1B5009BB" w14:textId="77777777" w:rsidR="00831F77" w:rsidRPr="00935669" w:rsidRDefault="00831F77" w:rsidP="00831F77">
            <w:pPr>
              <w:rPr>
                <w:sz w:val="20"/>
                <w:szCs w:val="20"/>
              </w:rPr>
            </w:pPr>
            <w:r w:rsidRPr="00935669">
              <w:rPr>
                <w:rFonts w:cs="Arial"/>
                <w:sz w:val="20"/>
                <w:szCs w:val="20"/>
              </w:rPr>
              <w:t>35</w:t>
            </w:r>
          </w:p>
        </w:tc>
        <w:tc>
          <w:tcPr>
            <w:tcW w:w="5760" w:type="dxa"/>
          </w:tcPr>
          <w:p w14:paraId="1B5009BC" w14:textId="33113453" w:rsidR="00831F77" w:rsidRPr="00935669" w:rsidRDefault="00831F77" w:rsidP="00831F77">
            <w:pPr>
              <w:rPr>
                <w:sz w:val="20"/>
                <w:szCs w:val="20"/>
                <w:lang w:val="en-US"/>
              </w:rPr>
            </w:pPr>
            <w:r>
              <w:rPr>
                <w:sz w:val="20"/>
                <w:szCs w:val="20"/>
                <w:lang w:val="en-US"/>
              </w:rPr>
              <w:t>N/A</w:t>
            </w:r>
          </w:p>
        </w:tc>
      </w:tr>
      <w:tr w:rsidR="00831F77" w:rsidRPr="00824B7C" w14:paraId="1B5009C5" w14:textId="77777777" w:rsidTr="00FB722E">
        <w:trPr>
          <w:cantSplit/>
          <w:trHeight w:val="20"/>
        </w:trPr>
        <w:tc>
          <w:tcPr>
            <w:tcW w:w="802" w:type="dxa"/>
          </w:tcPr>
          <w:p w14:paraId="1B5009BE" w14:textId="77777777" w:rsidR="00831F77" w:rsidRPr="00824B7C" w:rsidRDefault="00831F77" w:rsidP="00824B7C">
            <w:pPr>
              <w:jc w:val="center"/>
              <w:rPr>
                <w:sz w:val="20"/>
                <w:szCs w:val="20"/>
                <w:lang w:val="en-US"/>
              </w:rPr>
            </w:pPr>
            <w:r w:rsidRPr="00824B7C">
              <w:rPr>
                <w:sz w:val="20"/>
                <w:szCs w:val="20"/>
                <w:lang w:val="en-US"/>
              </w:rPr>
              <w:t>9</w:t>
            </w:r>
          </w:p>
        </w:tc>
        <w:tc>
          <w:tcPr>
            <w:tcW w:w="1984" w:type="dxa"/>
          </w:tcPr>
          <w:p w14:paraId="1B5009BF" w14:textId="77777777" w:rsidR="00831F77" w:rsidRPr="00824B7C" w:rsidRDefault="00831F77" w:rsidP="00824B7C">
            <w:pPr>
              <w:rPr>
                <w:sz w:val="20"/>
                <w:szCs w:val="20"/>
                <w:lang w:val="en-US"/>
              </w:rPr>
            </w:pPr>
            <w:r w:rsidRPr="00824B7C">
              <w:rPr>
                <w:sz w:val="20"/>
                <w:szCs w:val="20"/>
                <w:lang w:val="en-US"/>
              </w:rPr>
              <w:t>ILN sender</w:t>
            </w:r>
          </w:p>
          <w:p w14:paraId="1B5009C0" w14:textId="77777777" w:rsidR="00831F77" w:rsidRPr="00824B7C" w:rsidRDefault="00831F77" w:rsidP="00824B7C">
            <w:pPr>
              <w:rPr>
                <w:sz w:val="20"/>
                <w:szCs w:val="20"/>
                <w:lang w:val="en-US"/>
              </w:rPr>
            </w:pPr>
          </w:p>
        </w:tc>
        <w:tc>
          <w:tcPr>
            <w:tcW w:w="3560" w:type="dxa"/>
          </w:tcPr>
          <w:p w14:paraId="1B5009C1" w14:textId="77777777" w:rsidR="00831F77" w:rsidRPr="00824B7C" w:rsidRDefault="00831F77" w:rsidP="00824B7C">
            <w:pPr>
              <w:rPr>
                <w:sz w:val="20"/>
                <w:szCs w:val="20"/>
                <w:lang w:val="en-US"/>
              </w:rPr>
            </w:pPr>
            <w:r w:rsidRPr="00824B7C">
              <w:rPr>
                <w:sz w:val="20"/>
                <w:szCs w:val="20"/>
                <w:lang w:val="en-US"/>
              </w:rPr>
              <w:t>Payer</w:t>
            </w:r>
          </w:p>
          <w:p w14:paraId="1B5009C2" w14:textId="77777777" w:rsidR="00831F77" w:rsidRPr="00824B7C" w:rsidRDefault="00831F77" w:rsidP="00824B7C">
            <w:pPr>
              <w:rPr>
                <w:sz w:val="20"/>
                <w:szCs w:val="20"/>
                <w:lang w:val="en-US"/>
              </w:rPr>
            </w:pPr>
            <w:r w:rsidRPr="00824B7C">
              <w:rPr>
                <w:sz w:val="20"/>
                <w:szCs w:val="20"/>
                <w:lang w:val="en-US"/>
              </w:rPr>
              <w:t>[required entry field]</w:t>
            </w:r>
          </w:p>
        </w:tc>
        <w:tc>
          <w:tcPr>
            <w:tcW w:w="924" w:type="dxa"/>
          </w:tcPr>
          <w:p w14:paraId="1B5009C3" w14:textId="77777777" w:rsidR="00831F77" w:rsidRPr="00824B7C" w:rsidRDefault="00831F77" w:rsidP="00824B7C">
            <w:pPr>
              <w:rPr>
                <w:sz w:val="20"/>
                <w:szCs w:val="20"/>
                <w:lang w:val="en-US"/>
              </w:rPr>
            </w:pPr>
            <w:r w:rsidRPr="00824B7C">
              <w:rPr>
                <w:sz w:val="20"/>
                <w:szCs w:val="20"/>
                <w:lang w:val="en-US"/>
              </w:rPr>
              <w:t>30</w:t>
            </w:r>
          </w:p>
        </w:tc>
        <w:tc>
          <w:tcPr>
            <w:tcW w:w="5760" w:type="dxa"/>
          </w:tcPr>
          <w:p w14:paraId="1B5009C4" w14:textId="7A34C7D9" w:rsidR="00831F77" w:rsidRPr="00935669" w:rsidRDefault="000C1454" w:rsidP="00824B7C">
            <w:pPr>
              <w:rPr>
                <w:sz w:val="20"/>
                <w:szCs w:val="20"/>
                <w:lang w:val="en-US"/>
              </w:rPr>
            </w:pPr>
            <w:r w:rsidRPr="00824B7C">
              <w:rPr>
                <w:sz w:val="20"/>
                <w:szCs w:val="20"/>
                <w:lang w:val="en-US"/>
              </w:rPr>
              <w:t xml:space="preserve">Fixed value = </w:t>
            </w:r>
            <w:r w:rsidR="00CD7573" w:rsidRPr="00CD7573">
              <w:rPr>
                <w:sz w:val="20"/>
                <w:szCs w:val="20"/>
              </w:rPr>
              <w:t>10053628</w:t>
            </w:r>
          </w:p>
        </w:tc>
      </w:tr>
      <w:tr w:rsidR="00831F77" w:rsidRPr="00935669" w14:paraId="1B5009CD" w14:textId="77777777" w:rsidTr="00FB722E">
        <w:trPr>
          <w:cantSplit/>
          <w:trHeight w:val="20"/>
        </w:trPr>
        <w:tc>
          <w:tcPr>
            <w:tcW w:w="802" w:type="dxa"/>
          </w:tcPr>
          <w:p w14:paraId="1B5009C6" w14:textId="77777777" w:rsidR="00831F77" w:rsidRPr="00935669" w:rsidRDefault="00831F77" w:rsidP="00831F77">
            <w:pPr>
              <w:jc w:val="center"/>
              <w:rPr>
                <w:sz w:val="20"/>
                <w:szCs w:val="20"/>
                <w:lang w:val="en-US"/>
              </w:rPr>
            </w:pPr>
            <w:r w:rsidRPr="00935669">
              <w:rPr>
                <w:sz w:val="20"/>
                <w:szCs w:val="20"/>
                <w:lang w:val="en-US"/>
              </w:rPr>
              <w:t>10</w:t>
            </w:r>
          </w:p>
        </w:tc>
        <w:tc>
          <w:tcPr>
            <w:tcW w:w="1984" w:type="dxa"/>
          </w:tcPr>
          <w:p w14:paraId="1B5009C7" w14:textId="77777777" w:rsidR="00831F77" w:rsidRPr="00935669" w:rsidRDefault="00831F77" w:rsidP="00831F77">
            <w:pPr>
              <w:rPr>
                <w:sz w:val="20"/>
                <w:szCs w:val="20"/>
                <w:lang w:val="en-US"/>
              </w:rPr>
            </w:pPr>
            <w:r>
              <w:rPr>
                <w:sz w:val="20"/>
                <w:szCs w:val="20"/>
                <w:lang w:val="en-US"/>
              </w:rPr>
              <w:t>IL</w:t>
            </w:r>
            <w:r w:rsidRPr="00935669">
              <w:rPr>
                <w:sz w:val="20"/>
                <w:szCs w:val="20"/>
                <w:lang w:val="en-US"/>
              </w:rPr>
              <w:t>N recipient</w:t>
            </w:r>
          </w:p>
          <w:p w14:paraId="1B5009C8" w14:textId="77777777" w:rsidR="00831F77" w:rsidRPr="00935669" w:rsidRDefault="00831F77" w:rsidP="00831F77">
            <w:pPr>
              <w:rPr>
                <w:sz w:val="20"/>
                <w:szCs w:val="20"/>
                <w:lang w:val="en-US"/>
              </w:rPr>
            </w:pPr>
          </w:p>
        </w:tc>
        <w:tc>
          <w:tcPr>
            <w:tcW w:w="3560" w:type="dxa"/>
          </w:tcPr>
          <w:p w14:paraId="1B5009C9" w14:textId="77777777" w:rsidR="00831F77" w:rsidRPr="00935669" w:rsidRDefault="00831F77" w:rsidP="00831F77">
            <w:pPr>
              <w:rPr>
                <w:sz w:val="20"/>
                <w:szCs w:val="20"/>
                <w:lang w:val="en-US"/>
              </w:rPr>
            </w:pPr>
            <w:r w:rsidRPr="00935669">
              <w:rPr>
                <w:sz w:val="20"/>
                <w:szCs w:val="20"/>
                <w:lang w:val="en-US"/>
              </w:rPr>
              <w:t>Payee</w:t>
            </w:r>
          </w:p>
          <w:p w14:paraId="1B5009CA" w14:textId="77777777" w:rsidR="00831F77" w:rsidRPr="00935669" w:rsidRDefault="00831F77" w:rsidP="00831F77">
            <w:pPr>
              <w:rPr>
                <w:sz w:val="20"/>
                <w:szCs w:val="20"/>
                <w:lang w:val="en-US"/>
              </w:rPr>
            </w:pPr>
            <w:r w:rsidRPr="00935669">
              <w:rPr>
                <w:i/>
                <w:iCs/>
                <w:sz w:val="20"/>
                <w:szCs w:val="20"/>
                <w:lang w:val="en-US"/>
              </w:rPr>
              <w:t>[required entry field]</w:t>
            </w:r>
          </w:p>
        </w:tc>
        <w:tc>
          <w:tcPr>
            <w:tcW w:w="924" w:type="dxa"/>
          </w:tcPr>
          <w:p w14:paraId="1B5009CB" w14:textId="77777777" w:rsidR="00831F77" w:rsidRPr="00935669" w:rsidRDefault="00831F77" w:rsidP="00831F77">
            <w:pPr>
              <w:rPr>
                <w:sz w:val="20"/>
                <w:szCs w:val="20"/>
              </w:rPr>
            </w:pPr>
            <w:r>
              <w:rPr>
                <w:rFonts w:cs="Arial"/>
                <w:sz w:val="20"/>
                <w:szCs w:val="20"/>
              </w:rPr>
              <w:t>30</w:t>
            </w:r>
          </w:p>
        </w:tc>
        <w:tc>
          <w:tcPr>
            <w:tcW w:w="5760" w:type="dxa"/>
          </w:tcPr>
          <w:p w14:paraId="1B5009CC" w14:textId="607A2B11" w:rsidR="00831F77" w:rsidRPr="00935669" w:rsidRDefault="00831F77" w:rsidP="00831F77">
            <w:pPr>
              <w:rPr>
                <w:sz w:val="20"/>
                <w:szCs w:val="20"/>
                <w:lang w:val="en-US"/>
              </w:rPr>
            </w:pPr>
            <w:r w:rsidRPr="00831F77">
              <w:rPr>
                <w:sz w:val="20"/>
                <w:szCs w:val="20"/>
                <w:lang w:val="en-US"/>
              </w:rPr>
              <w:t>Fixed value = "</w:t>
            </w:r>
            <w:r w:rsidR="00025AC9">
              <w:rPr>
                <w:sz w:val="20"/>
                <w:szCs w:val="20"/>
                <w:lang w:val="en-US"/>
              </w:rPr>
              <w:t>CA</w:t>
            </w:r>
            <w:r w:rsidRPr="00831F77">
              <w:rPr>
                <w:sz w:val="20"/>
                <w:szCs w:val="20"/>
                <w:lang w:val="en-US"/>
              </w:rPr>
              <w:t>01"</w:t>
            </w:r>
          </w:p>
        </w:tc>
      </w:tr>
      <w:tr w:rsidR="00831F77" w:rsidRPr="00935669" w14:paraId="1B5009D3" w14:textId="77777777" w:rsidTr="00FB722E">
        <w:trPr>
          <w:cantSplit/>
          <w:trHeight w:val="20"/>
        </w:trPr>
        <w:tc>
          <w:tcPr>
            <w:tcW w:w="802" w:type="dxa"/>
          </w:tcPr>
          <w:p w14:paraId="1B5009CE" w14:textId="77777777" w:rsidR="00831F77" w:rsidRPr="00935669" w:rsidRDefault="00831F77" w:rsidP="00831F77">
            <w:pPr>
              <w:jc w:val="center"/>
              <w:rPr>
                <w:sz w:val="20"/>
                <w:szCs w:val="20"/>
                <w:lang w:val="en-US"/>
              </w:rPr>
            </w:pPr>
            <w:r w:rsidRPr="00935669">
              <w:rPr>
                <w:sz w:val="20"/>
                <w:szCs w:val="20"/>
                <w:lang w:val="en-US"/>
              </w:rPr>
              <w:t>11</w:t>
            </w:r>
          </w:p>
        </w:tc>
        <w:tc>
          <w:tcPr>
            <w:tcW w:w="1984" w:type="dxa"/>
          </w:tcPr>
          <w:p w14:paraId="1B5009CF" w14:textId="77777777" w:rsidR="00831F77" w:rsidRPr="00935669" w:rsidRDefault="00831F77" w:rsidP="00831F77">
            <w:pPr>
              <w:pStyle w:val="Vorgabetext"/>
              <w:rPr>
                <w:sz w:val="20"/>
                <w:lang w:val="en-US"/>
              </w:rPr>
            </w:pPr>
            <w:r w:rsidRPr="00935669">
              <w:rPr>
                <w:sz w:val="20"/>
                <w:lang w:val="en-US"/>
              </w:rPr>
              <w:t>Payment currency</w:t>
            </w:r>
          </w:p>
        </w:tc>
        <w:tc>
          <w:tcPr>
            <w:tcW w:w="3560" w:type="dxa"/>
          </w:tcPr>
          <w:p w14:paraId="1B5009D0" w14:textId="77777777" w:rsidR="00831F77" w:rsidRPr="00935669" w:rsidRDefault="00831F77" w:rsidP="00831F77">
            <w:pPr>
              <w:rPr>
                <w:sz w:val="20"/>
                <w:szCs w:val="20"/>
                <w:lang w:val="en-US"/>
              </w:rPr>
            </w:pPr>
            <w:r w:rsidRPr="00935669">
              <w:rPr>
                <w:sz w:val="20"/>
                <w:szCs w:val="20"/>
                <w:lang w:val="en-US"/>
              </w:rPr>
              <w:t xml:space="preserve">Payment currency; ISO code        </w:t>
            </w:r>
            <w:proofErr w:type="gramStart"/>
            <w:r w:rsidRPr="00935669">
              <w:rPr>
                <w:sz w:val="20"/>
                <w:szCs w:val="20"/>
                <w:lang w:val="en-US"/>
              </w:rPr>
              <w:t xml:space="preserve">  </w:t>
            </w:r>
            <w:r w:rsidRPr="00935669">
              <w:rPr>
                <w:i/>
                <w:iCs/>
                <w:sz w:val="20"/>
                <w:szCs w:val="20"/>
                <w:lang w:val="en-US"/>
              </w:rPr>
              <w:t xml:space="preserve"> [</w:t>
            </w:r>
            <w:proofErr w:type="gramEnd"/>
            <w:r w:rsidRPr="00935669">
              <w:rPr>
                <w:i/>
                <w:iCs/>
                <w:sz w:val="20"/>
                <w:szCs w:val="20"/>
                <w:lang w:val="en-US"/>
              </w:rPr>
              <w:t>required entry field]</w:t>
            </w:r>
          </w:p>
        </w:tc>
        <w:tc>
          <w:tcPr>
            <w:tcW w:w="924" w:type="dxa"/>
          </w:tcPr>
          <w:p w14:paraId="1B5009D1" w14:textId="77777777" w:rsidR="00831F77" w:rsidRPr="00935669" w:rsidRDefault="00831F77" w:rsidP="00831F77">
            <w:pPr>
              <w:rPr>
                <w:sz w:val="20"/>
                <w:szCs w:val="20"/>
              </w:rPr>
            </w:pPr>
            <w:r w:rsidRPr="00935669">
              <w:rPr>
                <w:rFonts w:cs="Arial"/>
                <w:sz w:val="20"/>
                <w:szCs w:val="20"/>
              </w:rPr>
              <w:t>3</w:t>
            </w:r>
          </w:p>
        </w:tc>
        <w:tc>
          <w:tcPr>
            <w:tcW w:w="5760" w:type="dxa"/>
          </w:tcPr>
          <w:p w14:paraId="1B5009D2" w14:textId="6222DA77" w:rsidR="00831F77" w:rsidRPr="00935669" w:rsidRDefault="00831F77" w:rsidP="00831F77">
            <w:pPr>
              <w:rPr>
                <w:sz w:val="20"/>
                <w:szCs w:val="20"/>
                <w:lang w:val="en-US"/>
              </w:rPr>
            </w:pPr>
            <w:r w:rsidRPr="00831F77">
              <w:rPr>
                <w:sz w:val="20"/>
                <w:szCs w:val="20"/>
                <w:lang w:val="en-US"/>
              </w:rPr>
              <w:t>Fixed value = "</w:t>
            </w:r>
            <w:r w:rsidR="00CC2D98">
              <w:rPr>
                <w:sz w:val="20"/>
                <w:szCs w:val="20"/>
                <w:lang w:val="en-US"/>
              </w:rPr>
              <w:t>CAD</w:t>
            </w:r>
            <w:r w:rsidRPr="00831F77">
              <w:rPr>
                <w:sz w:val="20"/>
                <w:szCs w:val="20"/>
                <w:lang w:val="en-US"/>
              </w:rPr>
              <w:t>"</w:t>
            </w:r>
          </w:p>
        </w:tc>
      </w:tr>
      <w:tr w:rsidR="00831F77" w:rsidRPr="00935669" w14:paraId="1B5009DA" w14:textId="77777777" w:rsidTr="00FB722E">
        <w:trPr>
          <w:cantSplit/>
          <w:trHeight w:val="20"/>
        </w:trPr>
        <w:tc>
          <w:tcPr>
            <w:tcW w:w="802" w:type="dxa"/>
          </w:tcPr>
          <w:p w14:paraId="1B5009D4" w14:textId="77777777" w:rsidR="00831F77" w:rsidRPr="00935669" w:rsidRDefault="00831F77" w:rsidP="00831F77">
            <w:pPr>
              <w:jc w:val="center"/>
              <w:rPr>
                <w:sz w:val="20"/>
                <w:szCs w:val="20"/>
                <w:lang w:val="en-US"/>
              </w:rPr>
            </w:pPr>
            <w:r w:rsidRPr="00935669">
              <w:rPr>
                <w:sz w:val="20"/>
                <w:szCs w:val="20"/>
                <w:lang w:val="en-US"/>
              </w:rPr>
              <w:t>12</w:t>
            </w:r>
          </w:p>
        </w:tc>
        <w:tc>
          <w:tcPr>
            <w:tcW w:w="1984" w:type="dxa"/>
          </w:tcPr>
          <w:p w14:paraId="1B5009D5" w14:textId="77777777" w:rsidR="00831F77" w:rsidRPr="00935669" w:rsidRDefault="00831F77" w:rsidP="00831F77">
            <w:pPr>
              <w:pStyle w:val="Vorgabetext"/>
              <w:rPr>
                <w:sz w:val="20"/>
                <w:lang w:val="en-US"/>
              </w:rPr>
            </w:pPr>
            <w:r w:rsidRPr="00935669">
              <w:rPr>
                <w:sz w:val="20"/>
                <w:lang w:val="en-US"/>
              </w:rPr>
              <w:t>Inv. currency</w:t>
            </w:r>
          </w:p>
        </w:tc>
        <w:tc>
          <w:tcPr>
            <w:tcW w:w="3560" w:type="dxa"/>
          </w:tcPr>
          <w:p w14:paraId="1B5009D6" w14:textId="77777777" w:rsidR="00831F77" w:rsidRPr="00935669" w:rsidRDefault="00831F77" w:rsidP="00831F77">
            <w:pPr>
              <w:rPr>
                <w:sz w:val="20"/>
                <w:szCs w:val="20"/>
                <w:lang w:val="en-US"/>
              </w:rPr>
            </w:pPr>
            <w:r w:rsidRPr="00935669">
              <w:rPr>
                <w:sz w:val="20"/>
                <w:szCs w:val="20"/>
                <w:lang w:val="en-US"/>
              </w:rPr>
              <w:t>Invoice currency</w:t>
            </w:r>
          </w:p>
          <w:p w14:paraId="1B5009D7" w14:textId="77777777" w:rsidR="00831F77" w:rsidRPr="00935669" w:rsidRDefault="00831F77" w:rsidP="00831F77">
            <w:pPr>
              <w:rPr>
                <w:sz w:val="20"/>
                <w:szCs w:val="20"/>
                <w:lang w:val="en-US"/>
              </w:rPr>
            </w:pPr>
            <w:r w:rsidRPr="00935669">
              <w:rPr>
                <w:i/>
                <w:iCs/>
                <w:sz w:val="20"/>
                <w:szCs w:val="20"/>
                <w:lang w:val="en-US"/>
              </w:rPr>
              <w:t>[</w:t>
            </w:r>
            <w:proofErr w:type="gramStart"/>
            <w:r w:rsidRPr="00935669">
              <w:rPr>
                <w:i/>
                <w:iCs/>
                <w:sz w:val="20"/>
                <w:szCs w:val="20"/>
                <w:lang w:val="en-US"/>
              </w:rPr>
              <w:t>has to</w:t>
            </w:r>
            <w:proofErr w:type="gramEnd"/>
            <w:r w:rsidRPr="00935669">
              <w:rPr>
                <w:i/>
                <w:iCs/>
                <w:sz w:val="20"/>
                <w:szCs w:val="20"/>
                <w:lang w:val="en-US"/>
              </w:rPr>
              <w:t xml:space="preserve"> be identical with field 11]</w:t>
            </w:r>
          </w:p>
        </w:tc>
        <w:tc>
          <w:tcPr>
            <w:tcW w:w="924" w:type="dxa"/>
          </w:tcPr>
          <w:p w14:paraId="1B5009D8" w14:textId="77777777" w:rsidR="00831F77" w:rsidRPr="00935669" w:rsidRDefault="00831F77" w:rsidP="00831F77">
            <w:pPr>
              <w:rPr>
                <w:sz w:val="20"/>
                <w:szCs w:val="20"/>
              </w:rPr>
            </w:pPr>
            <w:r w:rsidRPr="00935669">
              <w:rPr>
                <w:rFonts w:cs="Arial"/>
                <w:sz w:val="20"/>
                <w:szCs w:val="20"/>
              </w:rPr>
              <w:t>3</w:t>
            </w:r>
          </w:p>
        </w:tc>
        <w:tc>
          <w:tcPr>
            <w:tcW w:w="5760" w:type="dxa"/>
          </w:tcPr>
          <w:p w14:paraId="1B5009D9" w14:textId="5BF9C969" w:rsidR="00831F77" w:rsidRPr="00935669" w:rsidRDefault="00831F77" w:rsidP="00831F77">
            <w:pPr>
              <w:rPr>
                <w:sz w:val="20"/>
                <w:szCs w:val="20"/>
                <w:lang w:val="en-US"/>
              </w:rPr>
            </w:pPr>
            <w:r w:rsidRPr="00831F77">
              <w:rPr>
                <w:sz w:val="20"/>
                <w:szCs w:val="20"/>
                <w:lang w:val="en-US"/>
              </w:rPr>
              <w:t>Fixed value = "</w:t>
            </w:r>
            <w:r w:rsidR="00CC2D98">
              <w:rPr>
                <w:sz w:val="20"/>
                <w:szCs w:val="20"/>
                <w:lang w:val="en-US"/>
              </w:rPr>
              <w:t>CAD</w:t>
            </w:r>
            <w:r w:rsidRPr="00831F77">
              <w:rPr>
                <w:sz w:val="20"/>
                <w:szCs w:val="20"/>
                <w:lang w:val="en-US"/>
              </w:rPr>
              <w:t>"</w:t>
            </w:r>
          </w:p>
        </w:tc>
      </w:tr>
      <w:tr w:rsidR="00831F77" w:rsidRPr="00935669" w14:paraId="1B5009E2" w14:textId="77777777" w:rsidTr="00FB722E">
        <w:trPr>
          <w:cantSplit/>
          <w:trHeight w:val="20"/>
        </w:trPr>
        <w:tc>
          <w:tcPr>
            <w:tcW w:w="802" w:type="dxa"/>
          </w:tcPr>
          <w:p w14:paraId="1B5009DB" w14:textId="77777777" w:rsidR="00831F77" w:rsidRPr="00935669" w:rsidRDefault="00831F77" w:rsidP="00831F77">
            <w:pPr>
              <w:jc w:val="center"/>
              <w:rPr>
                <w:sz w:val="20"/>
                <w:szCs w:val="20"/>
                <w:lang w:val="en-US"/>
              </w:rPr>
            </w:pPr>
            <w:r w:rsidRPr="00935669">
              <w:rPr>
                <w:sz w:val="20"/>
                <w:szCs w:val="20"/>
                <w:lang w:val="en-US"/>
              </w:rPr>
              <w:t>13</w:t>
            </w:r>
          </w:p>
        </w:tc>
        <w:tc>
          <w:tcPr>
            <w:tcW w:w="1984" w:type="dxa"/>
          </w:tcPr>
          <w:p w14:paraId="1B5009DC" w14:textId="77777777" w:rsidR="00831F77" w:rsidRPr="00935669" w:rsidRDefault="00831F77" w:rsidP="00831F77">
            <w:pPr>
              <w:pStyle w:val="Vorgabetext"/>
              <w:rPr>
                <w:sz w:val="20"/>
                <w:lang w:val="en-US"/>
              </w:rPr>
            </w:pPr>
            <w:r w:rsidRPr="00935669">
              <w:rPr>
                <w:sz w:val="20"/>
                <w:lang w:val="en-US"/>
              </w:rPr>
              <w:t>Total payment</w:t>
            </w:r>
          </w:p>
        </w:tc>
        <w:tc>
          <w:tcPr>
            <w:tcW w:w="3560" w:type="dxa"/>
          </w:tcPr>
          <w:p w14:paraId="1B5009DD" w14:textId="77777777" w:rsidR="00831F77" w:rsidRPr="00935669" w:rsidRDefault="00831F77" w:rsidP="00831F77">
            <w:pPr>
              <w:rPr>
                <w:sz w:val="20"/>
                <w:szCs w:val="20"/>
                <w:lang w:val="en-US"/>
              </w:rPr>
            </w:pPr>
            <w:r w:rsidRPr="00935669">
              <w:rPr>
                <w:sz w:val="20"/>
                <w:szCs w:val="20"/>
                <w:lang w:val="en-US"/>
              </w:rPr>
              <w:t xml:space="preserve">Payer’s payment amount after deduction of total </w:t>
            </w:r>
            <w:proofErr w:type="spellStart"/>
            <w:r w:rsidRPr="00935669">
              <w:rPr>
                <w:sz w:val="20"/>
                <w:szCs w:val="20"/>
                <w:lang w:val="en-US"/>
              </w:rPr>
              <w:t>delcredere</w:t>
            </w:r>
            <w:proofErr w:type="spellEnd"/>
          </w:p>
          <w:p w14:paraId="1B5009DE" w14:textId="77777777" w:rsidR="00831F77" w:rsidRPr="00935669" w:rsidRDefault="00831F77" w:rsidP="00831F77">
            <w:pPr>
              <w:rPr>
                <w:sz w:val="20"/>
                <w:szCs w:val="20"/>
                <w:lang w:val="en-US"/>
              </w:rPr>
            </w:pPr>
            <w:r w:rsidRPr="00935669">
              <w:rPr>
                <w:sz w:val="20"/>
                <w:szCs w:val="20"/>
                <w:lang w:val="en-US"/>
              </w:rPr>
              <w:t>(header record field 15)</w:t>
            </w:r>
          </w:p>
          <w:p w14:paraId="1B5009DF" w14:textId="77777777" w:rsidR="00831F77" w:rsidRPr="00935669" w:rsidRDefault="00831F77" w:rsidP="00831F77">
            <w:pPr>
              <w:rPr>
                <w:sz w:val="20"/>
                <w:szCs w:val="20"/>
                <w:lang w:val="en-US"/>
              </w:rPr>
            </w:pPr>
            <w:r w:rsidRPr="00935669">
              <w:rPr>
                <w:i/>
                <w:iCs/>
                <w:sz w:val="20"/>
                <w:szCs w:val="20"/>
                <w:lang w:val="en-US"/>
              </w:rPr>
              <w:t>[required entry field]</w:t>
            </w:r>
          </w:p>
        </w:tc>
        <w:tc>
          <w:tcPr>
            <w:tcW w:w="924" w:type="dxa"/>
          </w:tcPr>
          <w:p w14:paraId="1B5009E0" w14:textId="77777777" w:rsidR="00831F77" w:rsidRPr="00935669" w:rsidRDefault="00831F77" w:rsidP="00831F77">
            <w:pPr>
              <w:rPr>
                <w:sz w:val="20"/>
                <w:szCs w:val="20"/>
              </w:rPr>
            </w:pPr>
            <w:r w:rsidRPr="00935669">
              <w:rPr>
                <w:rFonts w:cs="Arial"/>
                <w:sz w:val="20"/>
                <w:szCs w:val="20"/>
              </w:rPr>
              <w:t>18</w:t>
            </w:r>
          </w:p>
        </w:tc>
        <w:tc>
          <w:tcPr>
            <w:tcW w:w="5760" w:type="dxa"/>
          </w:tcPr>
          <w:p w14:paraId="1B5009E1" w14:textId="02A10246" w:rsidR="00831F77" w:rsidRPr="00935669" w:rsidRDefault="00824B7C" w:rsidP="00831F77">
            <w:pPr>
              <w:rPr>
                <w:sz w:val="20"/>
                <w:szCs w:val="20"/>
                <w:lang w:val="en-US"/>
              </w:rPr>
            </w:pPr>
            <w:r>
              <w:rPr>
                <w:sz w:val="20"/>
                <w:szCs w:val="20"/>
                <w:lang w:val="en-US"/>
              </w:rPr>
              <w:t xml:space="preserve">On </w:t>
            </w:r>
            <w:r w:rsidR="00877191">
              <w:rPr>
                <w:sz w:val="20"/>
                <w:szCs w:val="20"/>
                <w:lang w:val="en-US"/>
              </w:rPr>
              <w:t xml:space="preserve">Bottom </w:t>
            </w:r>
            <w:r>
              <w:rPr>
                <w:sz w:val="20"/>
                <w:szCs w:val="20"/>
                <w:lang w:val="en-US"/>
              </w:rPr>
              <w:t>right part of the remittance – “</w:t>
            </w:r>
            <w:r w:rsidR="00951639">
              <w:rPr>
                <w:sz w:val="20"/>
                <w:szCs w:val="20"/>
                <w:lang w:val="en-US"/>
              </w:rPr>
              <w:t>Grand Total</w:t>
            </w:r>
            <w:r>
              <w:rPr>
                <w:sz w:val="20"/>
                <w:szCs w:val="20"/>
                <w:lang w:val="en-US"/>
              </w:rPr>
              <w:t xml:space="preserve"> </w:t>
            </w:r>
            <w:r w:rsidR="00176106">
              <w:rPr>
                <w:sz w:val="20"/>
                <w:szCs w:val="20"/>
                <w:lang w:val="en-US"/>
              </w:rPr>
              <w:t>–</w:t>
            </w:r>
            <w:r w:rsidR="004A7346">
              <w:rPr>
                <w:sz w:val="20"/>
                <w:szCs w:val="20"/>
                <w:lang w:val="en-US"/>
              </w:rPr>
              <w:t xml:space="preserve"> Net</w:t>
            </w:r>
            <w:r w:rsidR="00176106">
              <w:rPr>
                <w:sz w:val="20"/>
                <w:szCs w:val="20"/>
                <w:lang w:val="en-US"/>
              </w:rPr>
              <w:t xml:space="preserve"> </w:t>
            </w:r>
            <w:proofErr w:type="gramStart"/>
            <w:r w:rsidR="00176106">
              <w:rPr>
                <w:sz w:val="20"/>
                <w:szCs w:val="20"/>
                <w:lang w:val="en-US"/>
              </w:rPr>
              <w:t>Value</w:t>
            </w:r>
            <w:r>
              <w:rPr>
                <w:sz w:val="20"/>
                <w:szCs w:val="20"/>
                <w:lang w:val="en-US"/>
              </w:rPr>
              <w:t>“</w:t>
            </w:r>
            <w:proofErr w:type="gramEnd"/>
          </w:p>
        </w:tc>
      </w:tr>
      <w:tr w:rsidR="00831F77" w:rsidRPr="00935669" w14:paraId="1B5009E9" w14:textId="77777777" w:rsidTr="00FB722E">
        <w:trPr>
          <w:cantSplit/>
          <w:trHeight w:val="20"/>
        </w:trPr>
        <w:tc>
          <w:tcPr>
            <w:tcW w:w="802" w:type="dxa"/>
          </w:tcPr>
          <w:p w14:paraId="1B5009E3" w14:textId="77777777" w:rsidR="00831F77" w:rsidRPr="00935669" w:rsidRDefault="00831F77" w:rsidP="00831F77">
            <w:pPr>
              <w:jc w:val="center"/>
              <w:rPr>
                <w:sz w:val="20"/>
                <w:szCs w:val="20"/>
                <w:lang w:val="en-US"/>
              </w:rPr>
            </w:pPr>
            <w:r w:rsidRPr="00935669">
              <w:rPr>
                <w:sz w:val="20"/>
                <w:szCs w:val="20"/>
                <w:lang w:val="en-US"/>
              </w:rPr>
              <w:t>14</w:t>
            </w:r>
          </w:p>
        </w:tc>
        <w:tc>
          <w:tcPr>
            <w:tcW w:w="1984" w:type="dxa"/>
          </w:tcPr>
          <w:p w14:paraId="1B5009E4" w14:textId="77777777" w:rsidR="00831F77" w:rsidRPr="00935669" w:rsidRDefault="00831F77" w:rsidP="00831F77">
            <w:pPr>
              <w:pStyle w:val="Vorgabetext"/>
              <w:rPr>
                <w:sz w:val="20"/>
                <w:lang w:val="en-US"/>
              </w:rPr>
            </w:pPr>
            <w:r w:rsidRPr="00935669">
              <w:rPr>
                <w:sz w:val="20"/>
                <w:lang w:val="en-US"/>
              </w:rPr>
              <w:t>Total deductions</w:t>
            </w:r>
          </w:p>
        </w:tc>
        <w:tc>
          <w:tcPr>
            <w:tcW w:w="3560" w:type="dxa"/>
          </w:tcPr>
          <w:p w14:paraId="1B5009E5" w14:textId="77777777" w:rsidR="00831F77" w:rsidRPr="00935669" w:rsidRDefault="00831F77" w:rsidP="00831F77">
            <w:pPr>
              <w:rPr>
                <w:sz w:val="20"/>
                <w:szCs w:val="20"/>
                <w:u w:val="single"/>
                <w:lang w:val="en-US"/>
              </w:rPr>
            </w:pPr>
            <w:r w:rsidRPr="00935669">
              <w:rPr>
                <w:sz w:val="20"/>
                <w:szCs w:val="20"/>
                <w:lang w:val="en-US"/>
              </w:rPr>
              <w:t xml:space="preserve">Total of deductions </w:t>
            </w:r>
            <w:r>
              <w:rPr>
                <w:sz w:val="20"/>
                <w:szCs w:val="20"/>
                <w:lang w:val="en-US"/>
              </w:rPr>
              <w:t>without cash discount</w:t>
            </w:r>
          </w:p>
          <w:p w14:paraId="1B5009E6" w14:textId="77777777" w:rsidR="00831F77" w:rsidRPr="00935669" w:rsidRDefault="00831F77" w:rsidP="00831F77">
            <w:pPr>
              <w:rPr>
                <w:i/>
                <w:iCs/>
                <w:sz w:val="20"/>
                <w:szCs w:val="20"/>
                <w:lang w:val="en-US"/>
              </w:rPr>
            </w:pPr>
            <w:r w:rsidRPr="00935669">
              <w:rPr>
                <w:i/>
                <w:iCs/>
                <w:sz w:val="20"/>
                <w:szCs w:val="20"/>
                <w:lang w:val="en-US"/>
              </w:rPr>
              <w:t>[required entry field]</w:t>
            </w:r>
          </w:p>
        </w:tc>
        <w:tc>
          <w:tcPr>
            <w:tcW w:w="924" w:type="dxa"/>
          </w:tcPr>
          <w:p w14:paraId="1B5009E7" w14:textId="77777777" w:rsidR="00831F77" w:rsidRPr="00935669" w:rsidRDefault="00831F77" w:rsidP="00831F77">
            <w:pPr>
              <w:rPr>
                <w:rFonts w:cs="Arial"/>
                <w:sz w:val="20"/>
                <w:szCs w:val="20"/>
              </w:rPr>
            </w:pPr>
            <w:r w:rsidRPr="00935669">
              <w:rPr>
                <w:rFonts w:cs="Arial"/>
                <w:sz w:val="20"/>
                <w:szCs w:val="20"/>
              </w:rPr>
              <w:t>18</w:t>
            </w:r>
          </w:p>
        </w:tc>
        <w:tc>
          <w:tcPr>
            <w:tcW w:w="5760" w:type="dxa"/>
          </w:tcPr>
          <w:p w14:paraId="1B5009E8" w14:textId="189550A4" w:rsidR="00831F77" w:rsidRPr="00935669" w:rsidRDefault="00831F77" w:rsidP="00831F77">
            <w:pPr>
              <w:rPr>
                <w:sz w:val="20"/>
                <w:szCs w:val="20"/>
                <w:lang w:val="en-US"/>
              </w:rPr>
            </w:pPr>
            <w:r>
              <w:rPr>
                <w:sz w:val="20"/>
                <w:szCs w:val="20"/>
                <w:lang w:val="en-US"/>
              </w:rPr>
              <w:t>N/A</w:t>
            </w:r>
          </w:p>
        </w:tc>
      </w:tr>
      <w:tr w:rsidR="00831F77" w:rsidRPr="00935669" w14:paraId="1B5009F2" w14:textId="77777777" w:rsidTr="00FB722E">
        <w:trPr>
          <w:cantSplit/>
          <w:trHeight w:val="20"/>
        </w:trPr>
        <w:tc>
          <w:tcPr>
            <w:tcW w:w="802" w:type="dxa"/>
          </w:tcPr>
          <w:p w14:paraId="1B5009EA" w14:textId="77777777" w:rsidR="00831F77" w:rsidRPr="00935669" w:rsidRDefault="00831F77" w:rsidP="00831F77">
            <w:pPr>
              <w:jc w:val="center"/>
              <w:rPr>
                <w:sz w:val="20"/>
                <w:szCs w:val="20"/>
                <w:lang w:val="en-US"/>
              </w:rPr>
            </w:pPr>
            <w:r w:rsidRPr="00935669">
              <w:rPr>
                <w:sz w:val="20"/>
                <w:szCs w:val="20"/>
                <w:lang w:val="en-US"/>
              </w:rPr>
              <w:t>15</w:t>
            </w:r>
          </w:p>
        </w:tc>
        <w:tc>
          <w:tcPr>
            <w:tcW w:w="1984" w:type="dxa"/>
          </w:tcPr>
          <w:p w14:paraId="1B5009EB" w14:textId="77777777" w:rsidR="00831F77" w:rsidRPr="00935669" w:rsidRDefault="00831F77" w:rsidP="00831F77">
            <w:pPr>
              <w:rPr>
                <w:sz w:val="20"/>
                <w:szCs w:val="20"/>
                <w:lang w:val="en-US"/>
              </w:rPr>
            </w:pPr>
            <w:r w:rsidRPr="00935669">
              <w:rPr>
                <w:sz w:val="20"/>
                <w:szCs w:val="20"/>
                <w:lang w:val="en-US"/>
              </w:rPr>
              <w:t xml:space="preserve">Total </w:t>
            </w:r>
            <w:proofErr w:type="spellStart"/>
            <w:r w:rsidRPr="00935669">
              <w:rPr>
                <w:sz w:val="20"/>
                <w:szCs w:val="20"/>
                <w:lang w:val="en-US"/>
              </w:rPr>
              <w:t>delcredere</w:t>
            </w:r>
            <w:proofErr w:type="spellEnd"/>
          </w:p>
          <w:p w14:paraId="1B5009EC" w14:textId="77777777" w:rsidR="00831F77" w:rsidRPr="00935669" w:rsidRDefault="00831F77" w:rsidP="00831F77">
            <w:pPr>
              <w:rPr>
                <w:sz w:val="20"/>
                <w:szCs w:val="20"/>
                <w:lang w:val="en-US"/>
              </w:rPr>
            </w:pPr>
          </w:p>
          <w:p w14:paraId="1B5009ED" w14:textId="77777777" w:rsidR="00831F77" w:rsidRPr="00935669" w:rsidRDefault="00831F77" w:rsidP="00831F77">
            <w:pPr>
              <w:rPr>
                <w:sz w:val="20"/>
                <w:szCs w:val="20"/>
                <w:lang w:val="en-US"/>
              </w:rPr>
            </w:pPr>
          </w:p>
        </w:tc>
        <w:tc>
          <w:tcPr>
            <w:tcW w:w="3560" w:type="dxa"/>
          </w:tcPr>
          <w:p w14:paraId="1B5009EE" w14:textId="77777777" w:rsidR="00831F77" w:rsidRPr="00935669" w:rsidRDefault="00831F77" w:rsidP="00831F77">
            <w:pPr>
              <w:rPr>
                <w:sz w:val="20"/>
                <w:szCs w:val="20"/>
                <w:lang w:val="en-US"/>
              </w:rPr>
            </w:pPr>
            <w:proofErr w:type="spellStart"/>
            <w:r w:rsidRPr="00935669">
              <w:rPr>
                <w:sz w:val="20"/>
                <w:szCs w:val="20"/>
                <w:lang w:val="en-US"/>
              </w:rPr>
              <w:t>Delcredere</w:t>
            </w:r>
            <w:proofErr w:type="spellEnd"/>
            <w:r w:rsidRPr="00935669">
              <w:rPr>
                <w:sz w:val="20"/>
                <w:szCs w:val="20"/>
                <w:lang w:val="en-US"/>
              </w:rPr>
              <w:t xml:space="preserve"> commission for the entire advice note </w:t>
            </w:r>
          </w:p>
          <w:p w14:paraId="1B5009EF" w14:textId="77777777" w:rsidR="00831F77" w:rsidRPr="00935669" w:rsidRDefault="00831F77" w:rsidP="00831F77">
            <w:pPr>
              <w:rPr>
                <w:sz w:val="20"/>
                <w:szCs w:val="20"/>
                <w:lang w:val="en-US"/>
              </w:rPr>
            </w:pPr>
            <w:r w:rsidRPr="00935669">
              <w:rPr>
                <w:i/>
                <w:iCs/>
                <w:sz w:val="20"/>
                <w:szCs w:val="20"/>
                <w:lang w:val="en-US"/>
              </w:rPr>
              <w:t>[required entry field]</w:t>
            </w:r>
          </w:p>
        </w:tc>
        <w:tc>
          <w:tcPr>
            <w:tcW w:w="924" w:type="dxa"/>
          </w:tcPr>
          <w:p w14:paraId="1B5009F0" w14:textId="77777777" w:rsidR="00831F77" w:rsidRPr="00935669" w:rsidRDefault="00831F77" w:rsidP="00831F77">
            <w:pPr>
              <w:rPr>
                <w:rFonts w:cs="Arial"/>
                <w:sz w:val="20"/>
                <w:szCs w:val="20"/>
              </w:rPr>
            </w:pPr>
            <w:r w:rsidRPr="00935669">
              <w:rPr>
                <w:rFonts w:cs="Arial"/>
                <w:sz w:val="20"/>
                <w:szCs w:val="20"/>
              </w:rPr>
              <w:t>18</w:t>
            </w:r>
          </w:p>
        </w:tc>
        <w:tc>
          <w:tcPr>
            <w:tcW w:w="5760" w:type="dxa"/>
          </w:tcPr>
          <w:p w14:paraId="1B5009F1" w14:textId="3955A6EC" w:rsidR="00831F77" w:rsidRPr="00935669" w:rsidRDefault="00831F77" w:rsidP="00831F77">
            <w:pPr>
              <w:rPr>
                <w:sz w:val="20"/>
                <w:szCs w:val="20"/>
                <w:lang w:val="en-US"/>
              </w:rPr>
            </w:pPr>
            <w:r>
              <w:rPr>
                <w:sz w:val="20"/>
                <w:szCs w:val="20"/>
                <w:lang w:val="en-US"/>
              </w:rPr>
              <w:t>N/A</w:t>
            </w:r>
          </w:p>
        </w:tc>
      </w:tr>
      <w:tr w:rsidR="00831F77" w:rsidRPr="00935669" w14:paraId="1B5009F8" w14:textId="77777777" w:rsidTr="00FB722E">
        <w:trPr>
          <w:cantSplit/>
          <w:trHeight w:val="20"/>
        </w:trPr>
        <w:tc>
          <w:tcPr>
            <w:tcW w:w="802" w:type="dxa"/>
          </w:tcPr>
          <w:p w14:paraId="1B5009F3" w14:textId="77777777" w:rsidR="00831F77" w:rsidRPr="00935669" w:rsidRDefault="00831F77" w:rsidP="00831F77">
            <w:pPr>
              <w:jc w:val="center"/>
              <w:rPr>
                <w:sz w:val="20"/>
                <w:szCs w:val="20"/>
                <w:lang w:val="en-US"/>
              </w:rPr>
            </w:pPr>
            <w:r>
              <w:rPr>
                <w:sz w:val="20"/>
                <w:szCs w:val="20"/>
                <w:lang w:val="en-US"/>
              </w:rPr>
              <w:t>16</w:t>
            </w:r>
          </w:p>
        </w:tc>
        <w:tc>
          <w:tcPr>
            <w:tcW w:w="1984" w:type="dxa"/>
          </w:tcPr>
          <w:p w14:paraId="1B5009F4" w14:textId="77777777" w:rsidR="00831F77" w:rsidRPr="00935669" w:rsidRDefault="00831F77" w:rsidP="00831F77">
            <w:pPr>
              <w:rPr>
                <w:sz w:val="20"/>
                <w:szCs w:val="20"/>
                <w:lang w:val="en-US"/>
              </w:rPr>
            </w:pPr>
            <w:r>
              <w:rPr>
                <w:sz w:val="20"/>
                <w:szCs w:val="20"/>
                <w:lang w:val="en-US"/>
              </w:rPr>
              <w:t>ARC-ID</w:t>
            </w:r>
          </w:p>
        </w:tc>
        <w:tc>
          <w:tcPr>
            <w:tcW w:w="3560" w:type="dxa"/>
          </w:tcPr>
          <w:p w14:paraId="1B5009F5" w14:textId="77777777" w:rsidR="00831F77" w:rsidRPr="00935669" w:rsidRDefault="00831F77" w:rsidP="00831F77">
            <w:pPr>
              <w:rPr>
                <w:sz w:val="20"/>
                <w:szCs w:val="20"/>
                <w:lang w:val="en-US"/>
              </w:rPr>
            </w:pPr>
            <w:r w:rsidRPr="00367B08">
              <w:rPr>
                <w:sz w:val="20"/>
                <w:szCs w:val="20"/>
                <w:lang w:val="en-US"/>
              </w:rPr>
              <w:t>Archive number generated by bpi</w:t>
            </w:r>
          </w:p>
        </w:tc>
        <w:tc>
          <w:tcPr>
            <w:tcW w:w="924" w:type="dxa"/>
          </w:tcPr>
          <w:p w14:paraId="1B5009F6" w14:textId="77777777" w:rsidR="00831F77" w:rsidRPr="00935669" w:rsidRDefault="00831F77" w:rsidP="00831F77">
            <w:pPr>
              <w:rPr>
                <w:rFonts w:cs="Arial"/>
                <w:sz w:val="20"/>
                <w:szCs w:val="20"/>
              </w:rPr>
            </w:pPr>
            <w:r>
              <w:rPr>
                <w:rFonts w:cs="Arial"/>
                <w:sz w:val="20"/>
                <w:szCs w:val="20"/>
              </w:rPr>
              <w:t>30</w:t>
            </w:r>
          </w:p>
        </w:tc>
        <w:tc>
          <w:tcPr>
            <w:tcW w:w="5760" w:type="dxa"/>
          </w:tcPr>
          <w:p w14:paraId="1B5009F7" w14:textId="0F6D70CF" w:rsidR="00831F77" w:rsidRPr="00935669" w:rsidRDefault="00831F77" w:rsidP="00831F77">
            <w:pPr>
              <w:rPr>
                <w:sz w:val="20"/>
                <w:szCs w:val="20"/>
                <w:lang w:val="en-US"/>
              </w:rPr>
            </w:pPr>
            <w:r>
              <w:rPr>
                <w:sz w:val="20"/>
                <w:szCs w:val="20"/>
                <w:lang w:val="en-US"/>
              </w:rPr>
              <w:t>N/A</w:t>
            </w:r>
          </w:p>
        </w:tc>
      </w:tr>
      <w:tr w:rsidR="00831F77" w:rsidRPr="00935669" w14:paraId="1B5009FE" w14:textId="77777777" w:rsidTr="00FB722E">
        <w:trPr>
          <w:cantSplit/>
          <w:trHeight w:val="20"/>
        </w:trPr>
        <w:tc>
          <w:tcPr>
            <w:tcW w:w="802" w:type="dxa"/>
          </w:tcPr>
          <w:p w14:paraId="1B5009F9" w14:textId="77777777" w:rsidR="00831F77" w:rsidRDefault="00831F77" w:rsidP="00831F77">
            <w:pPr>
              <w:jc w:val="center"/>
              <w:rPr>
                <w:sz w:val="20"/>
                <w:szCs w:val="20"/>
                <w:lang w:val="en-US"/>
              </w:rPr>
            </w:pPr>
            <w:r>
              <w:rPr>
                <w:sz w:val="20"/>
                <w:szCs w:val="20"/>
                <w:lang w:val="en-US"/>
              </w:rPr>
              <w:t>17</w:t>
            </w:r>
          </w:p>
        </w:tc>
        <w:tc>
          <w:tcPr>
            <w:tcW w:w="1984" w:type="dxa"/>
          </w:tcPr>
          <w:p w14:paraId="1B5009FA" w14:textId="77777777" w:rsidR="00831F77" w:rsidRPr="00935669" w:rsidRDefault="00831F77" w:rsidP="00831F77">
            <w:pPr>
              <w:rPr>
                <w:sz w:val="20"/>
                <w:szCs w:val="20"/>
                <w:lang w:val="en-US"/>
              </w:rPr>
            </w:pPr>
            <w:r>
              <w:rPr>
                <w:sz w:val="20"/>
                <w:szCs w:val="20"/>
                <w:lang w:val="en-US"/>
              </w:rPr>
              <w:t>Settlement date from</w:t>
            </w:r>
          </w:p>
        </w:tc>
        <w:tc>
          <w:tcPr>
            <w:tcW w:w="3560" w:type="dxa"/>
          </w:tcPr>
          <w:p w14:paraId="1B5009FB" w14:textId="77777777" w:rsidR="00831F77" w:rsidRPr="00935669" w:rsidRDefault="00831F77" w:rsidP="00831F77">
            <w:pPr>
              <w:rPr>
                <w:sz w:val="20"/>
                <w:szCs w:val="20"/>
                <w:lang w:val="en-US"/>
              </w:rPr>
            </w:pPr>
            <w:r>
              <w:rPr>
                <w:sz w:val="20"/>
                <w:szCs w:val="20"/>
                <w:lang w:val="en-US"/>
              </w:rPr>
              <w:t>Settlement period Start</w:t>
            </w:r>
          </w:p>
        </w:tc>
        <w:tc>
          <w:tcPr>
            <w:tcW w:w="924" w:type="dxa"/>
          </w:tcPr>
          <w:p w14:paraId="1B5009FC" w14:textId="77777777" w:rsidR="00831F77" w:rsidRPr="00935669" w:rsidRDefault="00831F77" w:rsidP="00831F77">
            <w:pPr>
              <w:rPr>
                <w:rFonts w:cs="Arial"/>
                <w:sz w:val="20"/>
                <w:szCs w:val="20"/>
              </w:rPr>
            </w:pPr>
            <w:r>
              <w:rPr>
                <w:rFonts w:cs="Arial"/>
                <w:sz w:val="20"/>
                <w:szCs w:val="20"/>
              </w:rPr>
              <w:t>8</w:t>
            </w:r>
          </w:p>
        </w:tc>
        <w:tc>
          <w:tcPr>
            <w:tcW w:w="5760" w:type="dxa"/>
          </w:tcPr>
          <w:p w14:paraId="1B5009FD" w14:textId="77C68F3E" w:rsidR="00831F77" w:rsidRPr="00935669" w:rsidRDefault="00831F77" w:rsidP="00831F77">
            <w:pPr>
              <w:rPr>
                <w:sz w:val="20"/>
                <w:szCs w:val="20"/>
                <w:lang w:val="en-US"/>
              </w:rPr>
            </w:pPr>
            <w:r>
              <w:rPr>
                <w:sz w:val="20"/>
                <w:szCs w:val="20"/>
                <w:lang w:val="en-US"/>
              </w:rPr>
              <w:t>N/A</w:t>
            </w:r>
          </w:p>
        </w:tc>
      </w:tr>
      <w:tr w:rsidR="00831F77" w:rsidRPr="00935669" w14:paraId="1B500A04" w14:textId="77777777" w:rsidTr="00FB722E">
        <w:trPr>
          <w:cantSplit/>
          <w:trHeight w:val="20"/>
        </w:trPr>
        <w:tc>
          <w:tcPr>
            <w:tcW w:w="802" w:type="dxa"/>
          </w:tcPr>
          <w:p w14:paraId="1B5009FF" w14:textId="77777777" w:rsidR="00831F77" w:rsidRDefault="00831F77" w:rsidP="00831F77">
            <w:pPr>
              <w:jc w:val="center"/>
              <w:rPr>
                <w:sz w:val="20"/>
                <w:szCs w:val="20"/>
                <w:lang w:val="en-US"/>
              </w:rPr>
            </w:pPr>
            <w:r>
              <w:rPr>
                <w:sz w:val="20"/>
                <w:szCs w:val="20"/>
                <w:lang w:val="en-US"/>
              </w:rPr>
              <w:t>18</w:t>
            </w:r>
          </w:p>
        </w:tc>
        <w:tc>
          <w:tcPr>
            <w:tcW w:w="1984" w:type="dxa"/>
          </w:tcPr>
          <w:p w14:paraId="1B500A00" w14:textId="77777777" w:rsidR="00831F77" w:rsidRPr="00935669" w:rsidRDefault="00831F77" w:rsidP="00831F77">
            <w:pPr>
              <w:rPr>
                <w:sz w:val="20"/>
                <w:szCs w:val="20"/>
                <w:lang w:val="en-US"/>
              </w:rPr>
            </w:pPr>
            <w:r>
              <w:rPr>
                <w:sz w:val="20"/>
                <w:szCs w:val="20"/>
                <w:lang w:val="en-US"/>
              </w:rPr>
              <w:t>Settlement date to</w:t>
            </w:r>
          </w:p>
        </w:tc>
        <w:tc>
          <w:tcPr>
            <w:tcW w:w="3560" w:type="dxa"/>
          </w:tcPr>
          <w:p w14:paraId="1B500A01" w14:textId="77777777" w:rsidR="00831F77" w:rsidRPr="00935669" w:rsidRDefault="00831F77" w:rsidP="00831F77">
            <w:pPr>
              <w:rPr>
                <w:sz w:val="20"/>
                <w:szCs w:val="20"/>
                <w:lang w:val="en-US"/>
              </w:rPr>
            </w:pPr>
            <w:r>
              <w:rPr>
                <w:sz w:val="20"/>
                <w:szCs w:val="20"/>
                <w:lang w:val="en-US"/>
              </w:rPr>
              <w:t>Settlement period End</w:t>
            </w:r>
          </w:p>
        </w:tc>
        <w:tc>
          <w:tcPr>
            <w:tcW w:w="924" w:type="dxa"/>
          </w:tcPr>
          <w:p w14:paraId="1B500A02" w14:textId="77777777" w:rsidR="00831F77" w:rsidRPr="00935669" w:rsidRDefault="00831F77" w:rsidP="00831F77">
            <w:pPr>
              <w:rPr>
                <w:rFonts w:cs="Arial"/>
                <w:sz w:val="20"/>
                <w:szCs w:val="20"/>
              </w:rPr>
            </w:pPr>
            <w:r>
              <w:rPr>
                <w:rFonts w:cs="Arial"/>
                <w:sz w:val="20"/>
                <w:szCs w:val="20"/>
              </w:rPr>
              <w:t>8</w:t>
            </w:r>
          </w:p>
        </w:tc>
        <w:tc>
          <w:tcPr>
            <w:tcW w:w="5760" w:type="dxa"/>
          </w:tcPr>
          <w:p w14:paraId="1B500A03" w14:textId="0EAF724A" w:rsidR="00831F77" w:rsidRPr="00935669" w:rsidRDefault="00831F77" w:rsidP="00831F77">
            <w:pPr>
              <w:rPr>
                <w:sz w:val="20"/>
                <w:szCs w:val="20"/>
                <w:lang w:val="en-US"/>
              </w:rPr>
            </w:pPr>
            <w:r>
              <w:rPr>
                <w:sz w:val="20"/>
                <w:szCs w:val="20"/>
                <w:lang w:val="en-US"/>
              </w:rPr>
              <w:t>N/A</w:t>
            </w:r>
          </w:p>
        </w:tc>
      </w:tr>
    </w:tbl>
    <w:p w14:paraId="1B500A05" w14:textId="77777777" w:rsidR="00AA6379" w:rsidRDefault="00AA6379" w:rsidP="00AA6379">
      <w:pPr>
        <w:rPr>
          <w:rFonts w:ascii="Calibri" w:eastAsiaTheme="majorEastAsia" w:hAnsi="Calibri" w:cstheme="majorBidi"/>
          <w:color w:val="000000" w:themeColor="text1"/>
          <w:sz w:val="26"/>
          <w:szCs w:val="26"/>
          <w:lang w:val="en-US"/>
        </w:rPr>
      </w:pPr>
      <w:r>
        <w:rPr>
          <w:lang w:val="en-US"/>
        </w:rPr>
        <w:br w:type="page"/>
      </w:r>
    </w:p>
    <w:p w14:paraId="1B500A06" w14:textId="77777777" w:rsidR="00357438" w:rsidRDefault="006E59B2" w:rsidP="00357438">
      <w:pPr>
        <w:pStyle w:val="Heading2"/>
        <w:rPr>
          <w:lang w:val="en-US"/>
        </w:rPr>
      </w:pPr>
      <w:bookmarkStart w:id="40" w:name="_Toc477788675"/>
      <w:r>
        <w:rPr>
          <w:lang w:val="en-US"/>
        </w:rPr>
        <w:lastRenderedPageBreak/>
        <w:t>Item</w:t>
      </w:r>
      <w:r w:rsidRPr="006E59B2">
        <w:rPr>
          <w:lang w:val="en-US"/>
        </w:rPr>
        <w:t xml:space="preserve"> Record (in-house record type </w:t>
      </w:r>
      <w:r>
        <w:rPr>
          <w:lang w:val="en-US"/>
        </w:rPr>
        <w:t>2</w:t>
      </w:r>
      <w:r w:rsidRPr="006E59B2">
        <w:rPr>
          <w:lang w:val="en-US"/>
        </w:rPr>
        <w:t>00)</w:t>
      </w:r>
      <w:r w:rsidR="00357438" w:rsidRPr="006E59B2">
        <w:rPr>
          <w:lang w:val="en-US"/>
        </w:rPr>
        <w:t>:</w:t>
      </w:r>
      <w:bookmarkEnd w:id="40"/>
    </w:p>
    <w:tbl>
      <w:tblPr>
        <w:tblW w:w="13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79"/>
        <w:gridCol w:w="2268"/>
        <w:gridCol w:w="3402"/>
        <w:gridCol w:w="1181"/>
        <w:gridCol w:w="5580"/>
      </w:tblGrid>
      <w:tr w:rsidR="00C926B6" w:rsidRPr="00824CF3" w14:paraId="1B500A0D" w14:textId="77777777" w:rsidTr="00CA25BA">
        <w:trPr>
          <w:cantSplit/>
          <w:tblHeader/>
          <w:ins w:id="41" w:author="t.baumann" w:date="2007-06-18T15:51:00Z"/>
        </w:trPr>
        <w:tc>
          <w:tcPr>
            <w:tcW w:w="779" w:type="dxa"/>
            <w:shd w:val="pct15" w:color="auto" w:fill="FFFFFF"/>
          </w:tcPr>
          <w:p w14:paraId="1B500A07" w14:textId="77777777" w:rsidR="00C926B6" w:rsidRDefault="00C926B6" w:rsidP="00CA25BA">
            <w:pPr>
              <w:jc w:val="center"/>
              <w:rPr>
                <w:ins w:id="42" w:author="t.baumann" w:date="2007-06-18T15:51:00Z"/>
                <w:b/>
                <w:lang w:val="en-US"/>
              </w:rPr>
            </w:pPr>
            <w:ins w:id="43" w:author="t.baumann" w:date="2007-06-18T15:51:00Z">
              <w:r>
                <w:rPr>
                  <w:b/>
                  <w:lang w:val="en-US"/>
                </w:rPr>
                <w:t>F</w:t>
              </w:r>
            </w:ins>
            <w:ins w:id="44" w:author="a.eckardt" w:date="2007-06-19T13:01:00Z">
              <w:r>
                <w:rPr>
                  <w:b/>
                  <w:lang w:val="en-US"/>
                </w:rPr>
                <w:t>i</w:t>
              </w:r>
            </w:ins>
            <w:ins w:id="45" w:author="t.baumann" w:date="2007-06-18T15:51:00Z">
              <w:r>
                <w:rPr>
                  <w:b/>
                  <w:lang w:val="en-US"/>
                </w:rPr>
                <w:t>eld</w:t>
              </w:r>
            </w:ins>
            <w:ins w:id="46" w:author="a.eckardt" w:date="2007-06-19T13:01:00Z">
              <w:r>
                <w:rPr>
                  <w:b/>
                  <w:lang w:val="en-US"/>
                </w:rPr>
                <w:t xml:space="preserve"> </w:t>
              </w:r>
            </w:ins>
            <w:ins w:id="47" w:author="t.baumann" w:date="2007-06-18T15:51:00Z">
              <w:del w:id="48" w:author="a.eckardt" w:date="2007-06-19T13:01:00Z">
                <w:r>
                  <w:rPr>
                    <w:b/>
                    <w:lang w:val="en-US"/>
                  </w:rPr>
                  <w:delText>-</w:delText>
                </w:r>
              </w:del>
            </w:ins>
            <w:ins w:id="49" w:author="a.eckardt" w:date="2007-06-19T13:01:00Z">
              <w:r>
                <w:rPr>
                  <w:b/>
                  <w:lang w:val="en-US"/>
                </w:rPr>
                <w:t>no</w:t>
              </w:r>
            </w:ins>
            <w:ins w:id="50" w:author="t.baumann" w:date="2007-06-18T15:51:00Z">
              <w:del w:id="51" w:author="a.eckardt" w:date="2007-06-19T13:01:00Z">
                <w:r>
                  <w:rPr>
                    <w:b/>
                    <w:lang w:val="en-US"/>
                  </w:rPr>
                  <w:delText>Nr</w:delText>
                </w:r>
              </w:del>
              <w:r>
                <w:rPr>
                  <w:b/>
                  <w:lang w:val="en-US"/>
                </w:rPr>
                <w:t xml:space="preserve">. </w:t>
              </w:r>
            </w:ins>
          </w:p>
        </w:tc>
        <w:tc>
          <w:tcPr>
            <w:tcW w:w="2268" w:type="dxa"/>
            <w:shd w:val="pct15" w:color="auto" w:fill="FFFFFF"/>
          </w:tcPr>
          <w:p w14:paraId="1B500A08" w14:textId="77777777" w:rsidR="00C926B6" w:rsidRDefault="00C926B6" w:rsidP="00CA25BA">
            <w:pPr>
              <w:jc w:val="center"/>
              <w:rPr>
                <w:ins w:id="52" w:author="t.baumann" w:date="2007-06-18T15:51:00Z"/>
                <w:b/>
                <w:lang w:val="en-US"/>
              </w:rPr>
            </w:pPr>
            <w:ins w:id="53" w:author="a.eckardt" w:date="2007-06-19T13:01:00Z">
              <w:r>
                <w:rPr>
                  <w:b/>
                  <w:lang w:val="en-US"/>
                </w:rPr>
                <w:t>Name</w:t>
              </w:r>
            </w:ins>
            <w:ins w:id="54" w:author="t.baumann" w:date="2007-06-18T15:51:00Z">
              <w:del w:id="55" w:author="a.eckardt" w:date="2007-06-19T13:01:00Z">
                <w:r>
                  <w:rPr>
                    <w:b/>
                    <w:lang w:val="en-US"/>
                  </w:rPr>
                  <w:delText>Bezeichnung</w:delText>
                </w:r>
              </w:del>
            </w:ins>
          </w:p>
          <w:p w14:paraId="1B500A09" w14:textId="77777777" w:rsidR="00C926B6" w:rsidRDefault="00C926B6" w:rsidP="00CA25BA">
            <w:pPr>
              <w:jc w:val="center"/>
              <w:rPr>
                <w:ins w:id="56" w:author="t.baumann" w:date="2007-06-18T15:51:00Z"/>
                <w:b/>
                <w:lang w:val="en-US"/>
              </w:rPr>
            </w:pPr>
          </w:p>
        </w:tc>
        <w:tc>
          <w:tcPr>
            <w:tcW w:w="3402" w:type="dxa"/>
            <w:shd w:val="pct15" w:color="auto" w:fill="FFFFFF"/>
          </w:tcPr>
          <w:p w14:paraId="1B500A0A" w14:textId="77777777" w:rsidR="00C926B6" w:rsidRDefault="00C926B6" w:rsidP="00CA25BA">
            <w:pPr>
              <w:jc w:val="center"/>
              <w:rPr>
                <w:ins w:id="57" w:author="t.baumann" w:date="2007-06-18T15:51:00Z"/>
                <w:b/>
                <w:lang w:val="en-US"/>
              </w:rPr>
            </w:pPr>
            <w:ins w:id="58" w:author="t.baumann" w:date="2007-06-18T15:51:00Z">
              <w:r>
                <w:rPr>
                  <w:b/>
                  <w:lang w:val="en-US"/>
                </w:rPr>
                <w:t>F</w:t>
              </w:r>
            </w:ins>
            <w:ins w:id="59" w:author="a.eckardt" w:date="2007-06-19T13:01:00Z">
              <w:r>
                <w:rPr>
                  <w:b/>
                  <w:lang w:val="en-US"/>
                </w:rPr>
                <w:t>i</w:t>
              </w:r>
            </w:ins>
            <w:ins w:id="60" w:author="t.baumann" w:date="2007-06-18T15:51:00Z">
              <w:r>
                <w:rPr>
                  <w:b/>
                  <w:lang w:val="en-US"/>
                </w:rPr>
                <w:t>eld</w:t>
              </w:r>
            </w:ins>
            <w:ins w:id="61" w:author="a.eckardt" w:date="2007-06-19T13:01:00Z">
              <w:r>
                <w:rPr>
                  <w:b/>
                  <w:lang w:val="en-US"/>
                </w:rPr>
                <w:t xml:space="preserve"> </w:t>
              </w:r>
            </w:ins>
            <w:ins w:id="62" w:author="t.baumann" w:date="2007-06-18T15:51:00Z">
              <w:r>
                <w:rPr>
                  <w:b/>
                  <w:lang w:val="en-US"/>
                </w:rPr>
                <w:t>text</w:t>
              </w:r>
            </w:ins>
          </w:p>
        </w:tc>
        <w:tc>
          <w:tcPr>
            <w:tcW w:w="1181" w:type="dxa"/>
            <w:shd w:val="pct15" w:color="auto" w:fill="FFFFFF"/>
          </w:tcPr>
          <w:p w14:paraId="1B500A0B" w14:textId="77777777" w:rsidR="00C926B6" w:rsidRDefault="00C926B6" w:rsidP="00CA25BA">
            <w:pPr>
              <w:jc w:val="center"/>
              <w:rPr>
                <w:b/>
              </w:rPr>
            </w:pPr>
            <w:r>
              <w:rPr>
                <w:rFonts w:cs="Arial"/>
                <w:b/>
              </w:rPr>
              <w:t>Length</w:t>
            </w:r>
          </w:p>
        </w:tc>
        <w:tc>
          <w:tcPr>
            <w:tcW w:w="5580" w:type="dxa"/>
            <w:shd w:val="pct15" w:color="auto" w:fill="FFFFFF"/>
          </w:tcPr>
          <w:p w14:paraId="1B500A0C" w14:textId="77777777" w:rsidR="00C926B6" w:rsidRDefault="00C926B6" w:rsidP="00CA25BA">
            <w:pPr>
              <w:jc w:val="center"/>
              <w:rPr>
                <w:ins w:id="63" w:author="t.baumann" w:date="2007-06-18T15:52:00Z"/>
                <w:b/>
                <w:lang w:val="en-US"/>
              </w:rPr>
            </w:pPr>
            <w:ins w:id="64" w:author="a.eckardt" w:date="2007-06-19T13:01:00Z">
              <w:r>
                <w:rPr>
                  <w:b/>
                  <w:lang w:val="en-US"/>
                </w:rPr>
                <w:t>Filling from column/row in advice notes</w:t>
              </w:r>
            </w:ins>
            <w:ins w:id="65" w:author="t.baumann" w:date="2007-06-18T15:52:00Z">
              <w:del w:id="66" w:author="a.eckardt" w:date="2007-06-19T13:02:00Z">
                <w:r>
                  <w:rPr>
                    <w:b/>
                    <w:lang w:val="en-US"/>
                  </w:rPr>
                  <w:delText>Befüllung aus Spalte/Zeile im Avis</w:delText>
                </w:r>
              </w:del>
            </w:ins>
          </w:p>
        </w:tc>
      </w:tr>
      <w:tr w:rsidR="00C926B6" w14:paraId="1B500A13" w14:textId="77777777" w:rsidTr="00CA25BA">
        <w:trPr>
          <w:cantSplit/>
          <w:ins w:id="67" w:author="t.baumann" w:date="2007-06-18T15:51:00Z"/>
        </w:trPr>
        <w:tc>
          <w:tcPr>
            <w:tcW w:w="779" w:type="dxa"/>
          </w:tcPr>
          <w:p w14:paraId="1B500A0E" w14:textId="77777777" w:rsidR="00C926B6" w:rsidRDefault="00C926B6" w:rsidP="00CA25BA">
            <w:pPr>
              <w:jc w:val="center"/>
              <w:rPr>
                <w:ins w:id="68" w:author="t.baumann" w:date="2007-06-18T15:51:00Z"/>
                <w:lang w:val="en-US"/>
              </w:rPr>
            </w:pPr>
            <w:ins w:id="69" w:author="t.baumann" w:date="2007-06-18T15:51:00Z">
              <w:r>
                <w:rPr>
                  <w:lang w:val="en-US"/>
                </w:rPr>
                <w:t>1</w:t>
              </w:r>
            </w:ins>
          </w:p>
        </w:tc>
        <w:tc>
          <w:tcPr>
            <w:tcW w:w="2268" w:type="dxa"/>
          </w:tcPr>
          <w:p w14:paraId="1B500A0F" w14:textId="77777777" w:rsidR="00C926B6" w:rsidRDefault="00C926B6" w:rsidP="00CA25BA">
            <w:pPr>
              <w:rPr>
                <w:ins w:id="70" w:author="t.baumann" w:date="2007-06-18T15:51:00Z"/>
                <w:lang w:val="en-US"/>
              </w:rPr>
            </w:pPr>
            <w:ins w:id="71" w:author="a.eckardt" w:date="2007-06-19T13:07:00Z">
              <w:r>
                <w:rPr>
                  <w:lang w:val="en-US"/>
                </w:rPr>
                <w:t>Record type</w:t>
              </w:r>
            </w:ins>
            <w:ins w:id="72" w:author="t.baumann" w:date="2007-06-18T15:51:00Z">
              <w:del w:id="73" w:author="a.eckardt" w:date="2007-06-19T13:08:00Z">
                <w:r>
                  <w:rPr>
                    <w:lang w:val="en-US"/>
                  </w:rPr>
                  <w:delText>Satzart</w:delText>
                </w:r>
              </w:del>
            </w:ins>
          </w:p>
        </w:tc>
        <w:tc>
          <w:tcPr>
            <w:tcW w:w="3402" w:type="dxa"/>
          </w:tcPr>
          <w:p w14:paraId="1B500A10" w14:textId="77777777" w:rsidR="00C926B6" w:rsidRDefault="00C926B6" w:rsidP="00CA25BA">
            <w:pPr>
              <w:rPr>
                <w:ins w:id="74" w:author="t.baumann" w:date="2007-06-18T15:51:00Z"/>
                <w:lang w:val="en-US"/>
              </w:rPr>
            </w:pPr>
            <w:ins w:id="75" w:author="a.eckardt" w:date="2007-06-19T13:15:00Z">
              <w:r>
                <w:rPr>
                  <w:lang w:val="en-US"/>
                </w:rPr>
                <w:t>Always</w:t>
              </w:r>
            </w:ins>
            <w:ins w:id="76" w:author="t.baumann" w:date="2007-06-18T15:51:00Z">
              <w:del w:id="77" w:author="a.eckardt" w:date="2007-06-19T13:15:00Z">
                <w:r>
                  <w:rPr>
                    <w:lang w:val="en-US"/>
                  </w:rPr>
                  <w:delText>Immer</w:delText>
                </w:r>
              </w:del>
              <w:r>
                <w:rPr>
                  <w:lang w:val="en-US"/>
                </w:rPr>
                <w:t xml:space="preserve"> </w:t>
              </w:r>
              <w:proofErr w:type="gramStart"/>
              <w:r>
                <w:rPr>
                  <w:lang w:val="en-US"/>
                </w:rPr>
                <w:t xml:space="preserve">200  </w:t>
              </w:r>
              <w:r>
                <w:rPr>
                  <w:i/>
                  <w:iCs/>
                  <w:lang w:val="en-US"/>
                </w:rPr>
                <w:t>[</w:t>
              </w:r>
            </w:ins>
            <w:proofErr w:type="gramEnd"/>
            <w:ins w:id="78" w:author="a.eckardt" w:date="2007-06-21T08:43:00Z">
              <w:r>
                <w:rPr>
                  <w:i/>
                  <w:iCs/>
                  <w:lang w:val="en-US"/>
                </w:rPr>
                <w:t>required entry field</w:t>
              </w:r>
            </w:ins>
            <w:ins w:id="79" w:author="t.baumann" w:date="2007-06-18T15:51:00Z">
              <w:del w:id="80" w:author="a.eckardt" w:date="2007-06-21T08:43:00Z">
                <w:r>
                  <w:rPr>
                    <w:i/>
                    <w:iCs/>
                    <w:lang w:val="en-US"/>
                  </w:rPr>
                  <w:delText>Pflichtfeld</w:delText>
                </w:r>
              </w:del>
              <w:r>
                <w:rPr>
                  <w:i/>
                  <w:iCs/>
                  <w:lang w:val="en-US"/>
                </w:rPr>
                <w:t>]</w:t>
              </w:r>
            </w:ins>
          </w:p>
        </w:tc>
        <w:tc>
          <w:tcPr>
            <w:tcW w:w="1181" w:type="dxa"/>
          </w:tcPr>
          <w:p w14:paraId="1B500A11" w14:textId="77777777" w:rsidR="00C926B6" w:rsidRPr="00C926B6" w:rsidRDefault="00C926B6" w:rsidP="00CA25BA">
            <w:pPr>
              <w:rPr>
                <w:rFonts w:cs="Arial"/>
              </w:rPr>
            </w:pPr>
            <w:r w:rsidRPr="00C17F4E">
              <w:rPr>
                <w:rFonts w:cs="Arial"/>
              </w:rPr>
              <w:t>3</w:t>
            </w:r>
          </w:p>
        </w:tc>
        <w:tc>
          <w:tcPr>
            <w:tcW w:w="5580" w:type="dxa"/>
          </w:tcPr>
          <w:p w14:paraId="1B500A12" w14:textId="0B66015C" w:rsidR="00C926B6" w:rsidRDefault="00831F77" w:rsidP="00CA25BA">
            <w:pPr>
              <w:rPr>
                <w:ins w:id="81" w:author="t.baumann" w:date="2007-06-18T15:52:00Z"/>
                <w:lang w:val="en-US"/>
              </w:rPr>
            </w:pPr>
            <w:r>
              <w:rPr>
                <w:lang w:val="en-US"/>
              </w:rPr>
              <w:t>200</w:t>
            </w:r>
          </w:p>
        </w:tc>
      </w:tr>
      <w:tr w:rsidR="00C926B6" w14:paraId="1B500A19" w14:textId="77777777" w:rsidTr="00CA25BA">
        <w:trPr>
          <w:cantSplit/>
          <w:ins w:id="82" w:author="t.baumann" w:date="2007-06-18T15:51:00Z"/>
        </w:trPr>
        <w:tc>
          <w:tcPr>
            <w:tcW w:w="779" w:type="dxa"/>
          </w:tcPr>
          <w:p w14:paraId="1B500A14" w14:textId="77777777" w:rsidR="00C926B6" w:rsidRDefault="00C926B6" w:rsidP="00CA25BA">
            <w:pPr>
              <w:jc w:val="center"/>
              <w:rPr>
                <w:ins w:id="83" w:author="t.baumann" w:date="2007-06-18T15:51:00Z"/>
                <w:lang w:val="en-US"/>
              </w:rPr>
            </w:pPr>
            <w:ins w:id="84" w:author="t.baumann" w:date="2007-06-18T15:51:00Z">
              <w:r>
                <w:rPr>
                  <w:lang w:val="en-US"/>
                </w:rPr>
                <w:t>2</w:t>
              </w:r>
            </w:ins>
          </w:p>
        </w:tc>
        <w:tc>
          <w:tcPr>
            <w:tcW w:w="2268" w:type="dxa"/>
          </w:tcPr>
          <w:p w14:paraId="1B500A15" w14:textId="77777777" w:rsidR="00C926B6" w:rsidRDefault="00C926B6" w:rsidP="00CA25BA">
            <w:pPr>
              <w:rPr>
                <w:ins w:id="85" w:author="t.baumann" w:date="2007-06-18T15:51:00Z"/>
                <w:lang w:val="en-US"/>
              </w:rPr>
            </w:pPr>
            <w:ins w:id="86" w:author="a.eckardt" w:date="2007-06-19T13:12:00Z">
              <w:r>
                <w:rPr>
                  <w:lang w:val="en-US"/>
                </w:rPr>
                <w:t>Document type</w:t>
              </w:r>
            </w:ins>
            <w:ins w:id="87" w:author="t.baumann" w:date="2007-06-18T15:51:00Z">
              <w:del w:id="88" w:author="a.eckardt" w:date="2007-06-19T13:12:00Z">
                <w:r>
                  <w:rPr>
                    <w:lang w:val="en-US"/>
                  </w:rPr>
                  <w:delText>Belegart</w:delText>
                </w:r>
              </w:del>
            </w:ins>
          </w:p>
        </w:tc>
        <w:tc>
          <w:tcPr>
            <w:tcW w:w="3402" w:type="dxa"/>
          </w:tcPr>
          <w:p w14:paraId="1B500A16" w14:textId="77777777" w:rsidR="00C926B6" w:rsidRDefault="00C926B6" w:rsidP="00CA25BA">
            <w:pPr>
              <w:pStyle w:val="Vorgabetext"/>
              <w:jc w:val="left"/>
              <w:rPr>
                <w:ins w:id="89" w:author="t.baumann" w:date="2007-06-18T15:51:00Z"/>
                <w:lang w:val="en-US"/>
              </w:rPr>
            </w:pPr>
            <w:ins w:id="90" w:author="a.eckardt" w:date="2007-06-19T13:15:00Z">
              <w:r>
                <w:rPr>
                  <w:lang w:val="en-US"/>
                </w:rPr>
                <w:t>Document type</w:t>
              </w:r>
            </w:ins>
            <w:ins w:id="91" w:author="t.baumann" w:date="2007-06-18T15:51:00Z">
              <w:del w:id="92" w:author="a.eckardt" w:date="2007-06-19T13:15:00Z">
                <w:r>
                  <w:rPr>
                    <w:lang w:val="en-US"/>
                  </w:rPr>
                  <w:delText>Belegart</w:delText>
                </w:r>
              </w:del>
              <w:r>
                <w:rPr>
                  <w:lang w:val="en-US"/>
                </w:rPr>
                <w:t xml:space="preserve"> (</w:t>
              </w:r>
            </w:ins>
            <w:ins w:id="93" w:author="a.eckardt" w:date="2007-06-19T13:16:00Z">
              <w:r>
                <w:rPr>
                  <w:lang w:val="en-US"/>
                </w:rPr>
                <w:t>debit</w:t>
              </w:r>
            </w:ins>
            <w:ins w:id="94" w:author="t.baumann" w:date="2007-06-18T15:51:00Z">
              <w:del w:id="95" w:author="a.eckardt" w:date="2007-06-19T13:16:00Z">
                <w:r>
                  <w:rPr>
                    <w:lang w:val="en-US"/>
                  </w:rPr>
                  <w:delText>Gutschrift</w:delText>
                </w:r>
              </w:del>
              <w:r>
                <w:rPr>
                  <w:lang w:val="en-US"/>
                </w:rPr>
                <w:t>/</w:t>
              </w:r>
            </w:ins>
            <w:ins w:id="96" w:author="a.eckardt" w:date="2007-06-19T13:16:00Z">
              <w:r>
                <w:rPr>
                  <w:lang w:val="en-US"/>
                </w:rPr>
                <w:t>credit memo</w:t>
              </w:r>
            </w:ins>
            <w:ins w:id="97" w:author="t.baumann" w:date="2007-06-18T15:51:00Z">
              <w:del w:id="98" w:author="a.eckardt" w:date="2007-06-19T13:16:00Z">
                <w:r>
                  <w:rPr>
                    <w:lang w:val="en-US"/>
                  </w:rPr>
                  <w:delText>Belastung</w:delText>
                </w:r>
              </w:del>
              <w:r>
                <w:rPr>
                  <w:lang w:val="en-US"/>
                </w:rPr>
                <w:t>)</w:t>
              </w:r>
            </w:ins>
          </w:p>
        </w:tc>
        <w:tc>
          <w:tcPr>
            <w:tcW w:w="1181" w:type="dxa"/>
          </w:tcPr>
          <w:p w14:paraId="1B500A17" w14:textId="77777777" w:rsidR="00C926B6" w:rsidRPr="00C926B6" w:rsidRDefault="00C926B6" w:rsidP="00CA25BA">
            <w:pPr>
              <w:rPr>
                <w:rFonts w:cs="Arial"/>
              </w:rPr>
            </w:pPr>
            <w:r w:rsidRPr="00C926B6">
              <w:rPr>
                <w:rFonts w:cs="Arial"/>
              </w:rPr>
              <w:t>5</w:t>
            </w:r>
          </w:p>
        </w:tc>
        <w:tc>
          <w:tcPr>
            <w:tcW w:w="5580" w:type="dxa"/>
          </w:tcPr>
          <w:p w14:paraId="4B6D9CD9" w14:textId="4C95AD59" w:rsidR="000C1454" w:rsidRPr="000C1454" w:rsidRDefault="00824B7C" w:rsidP="000C1454">
            <w:pPr>
              <w:rPr>
                <w:lang w:val="en-US"/>
              </w:rPr>
            </w:pPr>
            <w:r>
              <w:rPr>
                <w:lang w:val="en-US"/>
              </w:rPr>
              <w:t>N/A</w:t>
            </w:r>
          </w:p>
          <w:p w14:paraId="1B500A18" w14:textId="0EEDB68B" w:rsidR="00C926B6" w:rsidRDefault="00C926B6" w:rsidP="00CA25BA">
            <w:pPr>
              <w:rPr>
                <w:ins w:id="99" w:author="t.baumann" w:date="2007-06-18T15:52:00Z"/>
                <w:lang w:val="en-US"/>
              </w:rPr>
            </w:pPr>
          </w:p>
        </w:tc>
      </w:tr>
      <w:tr w:rsidR="00C926B6" w14:paraId="1B500A1F" w14:textId="77777777" w:rsidTr="00CA25BA">
        <w:trPr>
          <w:cantSplit/>
          <w:ins w:id="100" w:author="t.baumann" w:date="2007-06-18T15:51:00Z"/>
        </w:trPr>
        <w:tc>
          <w:tcPr>
            <w:tcW w:w="779" w:type="dxa"/>
          </w:tcPr>
          <w:p w14:paraId="1B500A1A" w14:textId="77777777" w:rsidR="00C926B6" w:rsidRDefault="00C926B6" w:rsidP="00CA25BA">
            <w:pPr>
              <w:jc w:val="center"/>
              <w:rPr>
                <w:ins w:id="101" w:author="t.baumann" w:date="2007-06-18T15:51:00Z"/>
                <w:lang w:val="en-US"/>
              </w:rPr>
            </w:pPr>
            <w:ins w:id="102" w:author="t.baumann" w:date="2007-06-18T15:51:00Z">
              <w:r>
                <w:rPr>
                  <w:lang w:val="en-US"/>
                </w:rPr>
                <w:t>3</w:t>
              </w:r>
            </w:ins>
          </w:p>
        </w:tc>
        <w:tc>
          <w:tcPr>
            <w:tcW w:w="2268" w:type="dxa"/>
          </w:tcPr>
          <w:p w14:paraId="1B500A1B" w14:textId="77777777" w:rsidR="00C926B6" w:rsidRDefault="00C926B6" w:rsidP="00CA25BA">
            <w:pPr>
              <w:rPr>
                <w:ins w:id="103" w:author="t.baumann" w:date="2007-06-18T15:51:00Z"/>
                <w:lang w:val="en-US"/>
              </w:rPr>
            </w:pPr>
            <w:ins w:id="104" w:author="a.eckardt" w:date="2007-06-19T13:12:00Z">
              <w:r>
                <w:rPr>
                  <w:lang w:val="en-US"/>
                </w:rPr>
                <w:t>Invoice amount</w:t>
              </w:r>
            </w:ins>
            <w:ins w:id="105" w:author="t.baumann" w:date="2007-06-18T15:51:00Z">
              <w:del w:id="106" w:author="a.eckardt" w:date="2007-06-19T13:12:00Z">
                <w:r>
                  <w:rPr>
                    <w:lang w:val="en-US"/>
                  </w:rPr>
                  <w:delText>Rechnungsbetrag</w:delText>
                </w:r>
              </w:del>
            </w:ins>
          </w:p>
        </w:tc>
        <w:tc>
          <w:tcPr>
            <w:tcW w:w="3402" w:type="dxa"/>
          </w:tcPr>
          <w:p w14:paraId="1B500A1C" w14:textId="77777777" w:rsidR="00C926B6" w:rsidRDefault="00C926B6" w:rsidP="00CA25BA">
            <w:pPr>
              <w:rPr>
                <w:ins w:id="107" w:author="t.baumann" w:date="2007-06-18T15:51:00Z"/>
                <w:lang w:val="en-US"/>
              </w:rPr>
            </w:pPr>
            <w:ins w:id="108" w:author="a.eckardt" w:date="2007-06-19T13:16:00Z">
              <w:r>
                <w:rPr>
                  <w:lang w:val="en-US"/>
                </w:rPr>
                <w:t>Invoice amount</w:t>
              </w:r>
            </w:ins>
            <w:ins w:id="109" w:author="t.baumann" w:date="2007-06-18T15:51:00Z">
              <w:del w:id="110" w:author="a.eckardt" w:date="2007-06-19T13:16:00Z">
                <w:r>
                  <w:rPr>
                    <w:lang w:val="en-US"/>
                  </w:rPr>
                  <w:delText>Rechnungsbetrag.</w:delText>
                </w:r>
              </w:del>
            </w:ins>
          </w:p>
        </w:tc>
        <w:tc>
          <w:tcPr>
            <w:tcW w:w="1181" w:type="dxa"/>
          </w:tcPr>
          <w:p w14:paraId="1B500A1D" w14:textId="77777777" w:rsidR="00C926B6" w:rsidRPr="00C926B6" w:rsidRDefault="00C926B6" w:rsidP="00CA25BA">
            <w:pPr>
              <w:rPr>
                <w:rFonts w:cs="Arial"/>
              </w:rPr>
            </w:pPr>
            <w:r w:rsidRPr="00C17F4E">
              <w:rPr>
                <w:rFonts w:cs="Arial"/>
              </w:rPr>
              <w:t>18</w:t>
            </w:r>
          </w:p>
        </w:tc>
        <w:tc>
          <w:tcPr>
            <w:tcW w:w="5580" w:type="dxa"/>
          </w:tcPr>
          <w:p w14:paraId="1B500A1E" w14:textId="4DDB4235" w:rsidR="00C926B6" w:rsidRDefault="00CE1A7A" w:rsidP="00CA25BA">
            <w:pPr>
              <w:rPr>
                <w:ins w:id="111" w:author="t.baumann" w:date="2007-06-18T15:52:00Z"/>
                <w:lang w:val="en-US"/>
              </w:rPr>
            </w:pPr>
            <w:r>
              <w:rPr>
                <w:lang w:val="en-US"/>
              </w:rPr>
              <w:t xml:space="preserve">Value in column </w:t>
            </w:r>
            <w:r w:rsidR="00824B7C">
              <w:rPr>
                <w:lang w:val="en-US"/>
              </w:rPr>
              <w:t>“</w:t>
            </w:r>
            <w:r w:rsidR="00321CA9" w:rsidRPr="00321CA9">
              <w:rPr>
                <w:lang w:val="en-US"/>
              </w:rPr>
              <w:t>Gross</w:t>
            </w:r>
            <w:r w:rsidR="00824B7C">
              <w:rPr>
                <w:lang w:val="en-US"/>
              </w:rPr>
              <w:t>”</w:t>
            </w:r>
          </w:p>
        </w:tc>
      </w:tr>
      <w:tr w:rsidR="00C926B6" w14:paraId="1B500A25" w14:textId="77777777" w:rsidTr="00CA25BA">
        <w:trPr>
          <w:cantSplit/>
          <w:ins w:id="112" w:author="t.baumann" w:date="2007-06-18T15:51:00Z"/>
        </w:trPr>
        <w:tc>
          <w:tcPr>
            <w:tcW w:w="779" w:type="dxa"/>
          </w:tcPr>
          <w:p w14:paraId="1B500A20" w14:textId="77777777" w:rsidR="00C926B6" w:rsidRDefault="00C926B6" w:rsidP="00CA25BA">
            <w:pPr>
              <w:jc w:val="center"/>
              <w:rPr>
                <w:ins w:id="113" w:author="t.baumann" w:date="2007-06-18T15:51:00Z"/>
                <w:lang w:val="en-US"/>
              </w:rPr>
            </w:pPr>
            <w:ins w:id="114" w:author="t.baumann" w:date="2007-06-18T15:51:00Z">
              <w:r>
                <w:rPr>
                  <w:lang w:val="en-US"/>
                </w:rPr>
                <w:t>4</w:t>
              </w:r>
            </w:ins>
          </w:p>
        </w:tc>
        <w:tc>
          <w:tcPr>
            <w:tcW w:w="2268" w:type="dxa"/>
          </w:tcPr>
          <w:p w14:paraId="1B500A21" w14:textId="77777777" w:rsidR="00C926B6" w:rsidRDefault="00C926B6" w:rsidP="00CA25BA">
            <w:pPr>
              <w:rPr>
                <w:ins w:id="115" w:author="t.baumann" w:date="2007-06-18T15:51:00Z"/>
                <w:lang w:val="en-US"/>
              </w:rPr>
            </w:pPr>
            <w:ins w:id="116" w:author="a.eckardt" w:date="2007-06-19T13:12:00Z">
              <w:r>
                <w:rPr>
                  <w:lang w:val="en-US"/>
                </w:rPr>
                <w:t>Payment amount</w:t>
              </w:r>
            </w:ins>
            <w:ins w:id="117" w:author="t.baumann" w:date="2007-06-18T15:51:00Z">
              <w:del w:id="118" w:author="a.eckardt" w:date="2007-06-19T13:12:00Z">
                <w:r>
                  <w:rPr>
                    <w:lang w:val="en-US"/>
                  </w:rPr>
                  <w:delText>Zahlbetrag</w:delText>
                </w:r>
              </w:del>
            </w:ins>
          </w:p>
        </w:tc>
        <w:tc>
          <w:tcPr>
            <w:tcW w:w="3402" w:type="dxa"/>
          </w:tcPr>
          <w:p w14:paraId="1B500A22" w14:textId="77777777" w:rsidR="00C926B6" w:rsidRDefault="00C926B6" w:rsidP="00CA25BA">
            <w:pPr>
              <w:rPr>
                <w:ins w:id="119" w:author="t.baumann" w:date="2007-06-18T15:51:00Z"/>
                <w:lang w:val="en-US"/>
              </w:rPr>
            </w:pPr>
            <w:ins w:id="120" w:author="a.eckardt" w:date="2007-06-19T13:16:00Z">
              <w:r>
                <w:rPr>
                  <w:lang w:val="en-US"/>
                </w:rPr>
                <w:t>Payment amount of invoice</w:t>
              </w:r>
            </w:ins>
            <w:ins w:id="121" w:author="t.baumann" w:date="2007-06-18T15:51:00Z">
              <w:del w:id="122" w:author="a.eckardt" w:date="2007-06-19T13:16:00Z">
                <w:r>
                  <w:rPr>
                    <w:lang w:val="en-US"/>
                  </w:rPr>
                  <w:delText>Zahlbetrag der Rechnung</w:delText>
                </w:r>
              </w:del>
            </w:ins>
          </w:p>
        </w:tc>
        <w:tc>
          <w:tcPr>
            <w:tcW w:w="1181" w:type="dxa"/>
          </w:tcPr>
          <w:p w14:paraId="1B500A23" w14:textId="77777777" w:rsidR="00C926B6" w:rsidRPr="00C926B6" w:rsidRDefault="00C926B6" w:rsidP="00CA25BA">
            <w:pPr>
              <w:rPr>
                <w:rFonts w:cs="Arial"/>
              </w:rPr>
            </w:pPr>
            <w:r w:rsidRPr="00C17F4E">
              <w:rPr>
                <w:rFonts w:cs="Arial"/>
              </w:rPr>
              <w:t>18</w:t>
            </w:r>
          </w:p>
        </w:tc>
        <w:tc>
          <w:tcPr>
            <w:tcW w:w="5580" w:type="dxa"/>
          </w:tcPr>
          <w:p w14:paraId="1B500A24" w14:textId="2D3AD47C" w:rsidR="00C926B6" w:rsidRDefault="00824B7C" w:rsidP="00CA25BA">
            <w:pPr>
              <w:rPr>
                <w:ins w:id="123" w:author="t.baumann" w:date="2007-06-18T15:52:00Z"/>
                <w:lang w:val="en-US"/>
              </w:rPr>
            </w:pPr>
            <w:r>
              <w:rPr>
                <w:lang w:val="en-US"/>
              </w:rPr>
              <w:t>Value in column “</w:t>
            </w:r>
            <w:r w:rsidR="000D0085" w:rsidRPr="000D0085">
              <w:rPr>
                <w:lang w:val="en-US"/>
              </w:rPr>
              <w:t>Net</w:t>
            </w:r>
            <w:r>
              <w:rPr>
                <w:lang w:val="en-US"/>
              </w:rPr>
              <w:t>”</w:t>
            </w:r>
          </w:p>
        </w:tc>
      </w:tr>
      <w:tr w:rsidR="00C926B6" w14:paraId="1B500A2B" w14:textId="77777777" w:rsidTr="00CA25BA">
        <w:trPr>
          <w:cantSplit/>
          <w:ins w:id="124" w:author="t.baumann" w:date="2007-06-18T15:51:00Z"/>
        </w:trPr>
        <w:tc>
          <w:tcPr>
            <w:tcW w:w="779" w:type="dxa"/>
          </w:tcPr>
          <w:p w14:paraId="1B500A26" w14:textId="77777777" w:rsidR="00C926B6" w:rsidRDefault="00C926B6" w:rsidP="00CA25BA">
            <w:pPr>
              <w:jc w:val="center"/>
              <w:rPr>
                <w:ins w:id="125" w:author="t.baumann" w:date="2007-06-18T15:51:00Z"/>
                <w:lang w:val="en-US"/>
              </w:rPr>
            </w:pPr>
            <w:ins w:id="126" w:author="t.baumann" w:date="2007-06-18T15:51:00Z">
              <w:r>
                <w:rPr>
                  <w:lang w:val="en-US"/>
                </w:rPr>
                <w:t>5</w:t>
              </w:r>
            </w:ins>
          </w:p>
        </w:tc>
        <w:tc>
          <w:tcPr>
            <w:tcW w:w="2268" w:type="dxa"/>
          </w:tcPr>
          <w:p w14:paraId="1B500A27" w14:textId="77777777" w:rsidR="00C926B6" w:rsidRDefault="00C926B6" w:rsidP="00CA25BA">
            <w:pPr>
              <w:rPr>
                <w:ins w:id="127" w:author="t.baumann" w:date="2007-06-18T15:51:00Z"/>
                <w:lang w:val="en-US"/>
              </w:rPr>
            </w:pPr>
            <w:ins w:id="128" w:author="a.eckardt" w:date="2007-06-19T13:13:00Z">
              <w:r>
                <w:rPr>
                  <w:lang w:val="en-US"/>
                </w:rPr>
                <w:t>Cash discount</w:t>
              </w:r>
            </w:ins>
            <w:ins w:id="129" w:author="t.baumann" w:date="2007-06-18T15:51:00Z">
              <w:del w:id="130" w:author="a.eckardt" w:date="2007-06-19T13:13:00Z">
                <w:r>
                  <w:rPr>
                    <w:lang w:val="en-US"/>
                  </w:rPr>
                  <w:delText>Skonto</w:delText>
                </w:r>
              </w:del>
            </w:ins>
          </w:p>
        </w:tc>
        <w:tc>
          <w:tcPr>
            <w:tcW w:w="3402" w:type="dxa"/>
          </w:tcPr>
          <w:p w14:paraId="1B500A28" w14:textId="77777777" w:rsidR="00C926B6" w:rsidRDefault="00C926B6" w:rsidP="00CA25BA">
            <w:pPr>
              <w:rPr>
                <w:ins w:id="131" w:author="t.baumann" w:date="2007-06-18T15:51:00Z"/>
                <w:lang w:val="en-US"/>
              </w:rPr>
            </w:pPr>
            <w:ins w:id="132" w:author="a.eckardt" w:date="2007-06-19T13:16:00Z">
              <w:r>
                <w:rPr>
                  <w:lang w:val="en-US"/>
                </w:rPr>
                <w:t>Cash discount</w:t>
              </w:r>
            </w:ins>
            <w:ins w:id="133" w:author="t.baumann" w:date="2007-06-18T15:51:00Z">
              <w:del w:id="134" w:author="a.eckardt" w:date="2007-06-19T13:16:00Z">
                <w:r>
                  <w:rPr>
                    <w:lang w:val="en-US"/>
                  </w:rPr>
                  <w:delText>Skonto.</w:delText>
                </w:r>
              </w:del>
            </w:ins>
          </w:p>
        </w:tc>
        <w:tc>
          <w:tcPr>
            <w:tcW w:w="1181" w:type="dxa"/>
          </w:tcPr>
          <w:p w14:paraId="1B500A29" w14:textId="77777777" w:rsidR="00C926B6" w:rsidRPr="00C926B6" w:rsidRDefault="00C926B6" w:rsidP="00CA25BA">
            <w:pPr>
              <w:rPr>
                <w:rFonts w:cs="Arial"/>
              </w:rPr>
            </w:pPr>
            <w:r w:rsidRPr="00C17F4E">
              <w:rPr>
                <w:rFonts w:cs="Arial"/>
              </w:rPr>
              <w:t>18</w:t>
            </w:r>
          </w:p>
        </w:tc>
        <w:tc>
          <w:tcPr>
            <w:tcW w:w="5580" w:type="dxa"/>
          </w:tcPr>
          <w:p w14:paraId="1B500A2A" w14:textId="0D70B689" w:rsidR="00C926B6" w:rsidRDefault="00025AC9" w:rsidP="00CA25BA">
            <w:pPr>
              <w:rPr>
                <w:ins w:id="135" w:author="t.baumann" w:date="2007-06-18T15:52:00Z"/>
                <w:lang w:val="en-US"/>
              </w:rPr>
            </w:pPr>
            <w:r>
              <w:rPr>
                <w:lang w:val="en-US"/>
              </w:rPr>
              <w:t xml:space="preserve">Value in column </w:t>
            </w:r>
            <w:r w:rsidR="00824B7C">
              <w:rPr>
                <w:lang w:val="en-US"/>
              </w:rPr>
              <w:t>“</w:t>
            </w:r>
            <w:r w:rsidR="00321CA9" w:rsidRPr="00321CA9">
              <w:rPr>
                <w:lang w:val="en-US"/>
              </w:rPr>
              <w:t>Discount</w:t>
            </w:r>
            <w:r w:rsidR="00824B7C">
              <w:rPr>
                <w:lang w:val="en-US"/>
              </w:rPr>
              <w:t>”</w:t>
            </w:r>
            <w:r>
              <w:rPr>
                <w:lang w:val="en-US"/>
              </w:rPr>
              <w:t xml:space="preserve"> </w:t>
            </w:r>
          </w:p>
        </w:tc>
      </w:tr>
      <w:tr w:rsidR="00C926B6" w14:paraId="1B500A31" w14:textId="77777777" w:rsidTr="00CA25BA">
        <w:trPr>
          <w:cantSplit/>
          <w:ins w:id="136" w:author="t.baumann" w:date="2007-06-18T15:51:00Z"/>
        </w:trPr>
        <w:tc>
          <w:tcPr>
            <w:tcW w:w="779" w:type="dxa"/>
          </w:tcPr>
          <w:p w14:paraId="1B500A2C" w14:textId="77777777" w:rsidR="00C926B6" w:rsidRDefault="00C926B6" w:rsidP="00CA25BA">
            <w:pPr>
              <w:jc w:val="center"/>
              <w:rPr>
                <w:ins w:id="137" w:author="t.baumann" w:date="2007-06-18T15:51:00Z"/>
                <w:lang w:val="en-US"/>
              </w:rPr>
            </w:pPr>
            <w:ins w:id="138" w:author="t.baumann" w:date="2007-06-18T15:51:00Z">
              <w:r>
                <w:rPr>
                  <w:lang w:val="en-US"/>
                </w:rPr>
                <w:t>6</w:t>
              </w:r>
            </w:ins>
          </w:p>
        </w:tc>
        <w:tc>
          <w:tcPr>
            <w:tcW w:w="2268" w:type="dxa"/>
          </w:tcPr>
          <w:p w14:paraId="1B500A2D" w14:textId="77777777" w:rsidR="00C926B6" w:rsidRDefault="00C926B6" w:rsidP="00CA25BA">
            <w:pPr>
              <w:rPr>
                <w:ins w:id="139" w:author="t.baumann" w:date="2007-06-18T15:51:00Z"/>
                <w:lang w:val="en-US"/>
              </w:rPr>
            </w:pPr>
            <w:ins w:id="140" w:author="a.eckardt" w:date="2007-06-19T13:13:00Z">
              <w:r>
                <w:rPr>
                  <w:lang w:val="en-US"/>
                </w:rPr>
                <w:t>Inv. date</w:t>
              </w:r>
            </w:ins>
            <w:ins w:id="141" w:author="t.baumann" w:date="2007-06-18T15:51:00Z">
              <w:del w:id="142" w:author="a.eckardt" w:date="2007-06-19T13:13:00Z">
                <w:r>
                  <w:rPr>
                    <w:lang w:val="en-US"/>
                  </w:rPr>
                  <w:delText>Rg.-Datum</w:delText>
                </w:r>
              </w:del>
            </w:ins>
          </w:p>
        </w:tc>
        <w:tc>
          <w:tcPr>
            <w:tcW w:w="3402" w:type="dxa"/>
          </w:tcPr>
          <w:p w14:paraId="1B500A2E" w14:textId="77777777" w:rsidR="00C926B6" w:rsidRDefault="00C926B6" w:rsidP="00CA25BA">
            <w:pPr>
              <w:rPr>
                <w:ins w:id="143" w:author="t.baumann" w:date="2007-06-18T15:51:00Z"/>
                <w:lang w:val="en-US"/>
              </w:rPr>
            </w:pPr>
            <w:ins w:id="144" w:author="a.eckardt" w:date="2007-06-19T13:16:00Z">
              <w:r>
                <w:rPr>
                  <w:lang w:val="en-US"/>
                </w:rPr>
                <w:t>Valid date of invoice</w:t>
              </w:r>
            </w:ins>
            <w:ins w:id="145" w:author="t.baumann" w:date="2007-06-18T15:51:00Z">
              <w:del w:id="146" w:author="a.eckardt" w:date="2007-06-19T13:16:00Z">
                <w:r>
                  <w:rPr>
                    <w:lang w:val="en-US"/>
                  </w:rPr>
                  <w:delText>Gültiges Datum der</w:delText>
                </w:r>
              </w:del>
              <w:r>
                <w:rPr>
                  <w:lang w:val="en-US"/>
                </w:rPr>
                <w:t xml:space="preserve"> </w:t>
              </w:r>
            </w:ins>
          </w:p>
        </w:tc>
        <w:tc>
          <w:tcPr>
            <w:tcW w:w="1181" w:type="dxa"/>
          </w:tcPr>
          <w:p w14:paraId="1B500A2F" w14:textId="77777777" w:rsidR="00C926B6" w:rsidRPr="00C926B6" w:rsidRDefault="00C926B6" w:rsidP="00CA25BA">
            <w:pPr>
              <w:rPr>
                <w:rFonts w:cs="Arial"/>
              </w:rPr>
            </w:pPr>
            <w:r w:rsidRPr="00C17F4E">
              <w:rPr>
                <w:rFonts w:cs="Arial"/>
              </w:rPr>
              <w:t>8</w:t>
            </w:r>
          </w:p>
        </w:tc>
        <w:tc>
          <w:tcPr>
            <w:tcW w:w="5580" w:type="dxa"/>
          </w:tcPr>
          <w:p w14:paraId="1B500A30" w14:textId="38175EB7" w:rsidR="00C926B6" w:rsidRDefault="00380A1A" w:rsidP="00CA25BA">
            <w:pPr>
              <w:rPr>
                <w:ins w:id="147" w:author="t.baumann" w:date="2007-06-18T15:52:00Z"/>
                <w:lang w:val="en-US"/>
              </w:rPr>
            </w:pPr>
            <w:r>
              <w:rPr>
                <w:lang w:val="en-US"/>
              </w:rPr>
              <w:t>Value in column “</w:t>
            </w:r>
            <w:r w:rsidRPr="00380A1A">
              <w:rPr>
                <w:lang w:val="en-US"/>
              </w:rPr>
              <w:t>Invoice Date</w:t>
            </w:r>
            <w:r>
              <w:rPr>
                <w:lang w:val="en-US"/>
              </w:rPr>
              <w:t>”</w:t>
            </w:r>
          </w:p>
        </w:tc>
      </w:tr>
      <w:tr w:rsidR="00C926B6" w14:paraId="1B500A38" w14:textId="77777777" w:rsidTr="005F4905">
        <w:trPr>
          <w:cantSplit/>
          <w:trHeight w:val="1516"/>
          <w:ins w:id="148" w:author="t.baumann" w:date="2007-06-18T15:51:00Z"/>
        </w:trPr>
        <w:tc>
          <w:tcPr>
            <w:tcW w:w="779" w:type="dxa"/>
          </w:tcPr>
          <w:p w14:paraId="1B500A32" w14:textId="77777777" w:rsidR="00C926B6" w:rsidRDefault="00C926B6" w:rsidP="00CA25BA">
            <w:pPr>
              <w:jc w:val="center"/>
              <w:rPr>
                <w:ins w:id="149" w:author="t.baumann" w:date="2007-06-18T15:51:00Z"/>
                <w:lang w:val="en-US"/>
              </w:rPr>
            </w:pPr>
            <w:ins w:id="150" w:author="t.baumann" w:date="2007-06-18T15:51:00Z">
              <w:r>
                <w:rPr>
                  <w:lang w:val="en-US"/>
                </w:rPr>
                <w:t>7</w:t>
              </w:r>
            </w:ins>
          </w:p>
        </w:tc>
        <w:tc>
          <w:tcPr>
            <w:tcW w:w="2268" w:type="dxa"/>
          </w:tcPr>
          <w:p w14:paraId="1B500A33" w14:textId="77777777" w:rsidR="00C926B6" w:rsidRDefault="00C926B6" w:rsidP="00CA25BA">
            <w:pPr>
              <w:rPr>
                <w:ins w:id="151" w:author="t.baumann" w:date="2007-06-18T15:51:00Z"/>
                <w:lang w:val="en-US"/>
              </w:rPr>
            </w:pPr>
            <w:ins w:id="152" w:author="a.eckardt" w:date="2007-06-19T13:32:00Z">
              <w:r>
                <w:rPr>
                  <w:lang w:val="en-US"/>
                </w:rPr>
                <w:t>Item characteristic</w:t>
              </w:r>
            </w:ins>
            <w:ins w:id="153" w:author="t.baumann" w:date="2007-06-18T15:51:00Z">
              <w:del w:id="154" w:author="a.eckardt" w:date="2007-06-19T13:32:00Z">
                <w:r>
                  <w:rPr>
                    <w:lang w:val="en-US"/>
                  </w:rPr>
                  <w:delText>Positionsmerkmal</w:delText>
                </w:r>
              </w:del>
              <w:r>
                <w:rPr>
                  <w:lang w:val="en-US"/>
                </w:rPr>
                <w:t>,</w:t>
              </w:r>
            </w:ins>
          </w:p>
          <w:p w14:paraId="1B500A34" w14:textId="77777777" w:rsidR="00C926B6" w:rsidRDefault="00C926B6" w:rsidP="00CA25BA">
            <w:pPr>
              <w:rPr>
                <w:ins w:id="155" w:author="t.baumann" w:date="2007-06-18T15:51:00Z"/>
                <w:lang w:val="en-US"/>
              </w:rPr>
            </w:pPr>
            <w:ins w:id="156" w:author="a.eckardt" w:date="2007-06-19T13:13:00Z">
              <w:r>
                <w:rPr>
                  <w:lang w:val="en-US"/>
                </w:rPr>
                <w:t>inv. number</w:t>
              </w:r>
            </w:ins>
            <w:ins w:id="157" w:author="t.baumann" w:date="2007-06-18T15:51:00Z">
              <w:del w:id="158" w:author="a.eckardt" w:date="2007-06-19T13:13:00Z">
                <w:r>
                  <w:rPr>
                    <w:lang w:val="en-US"/>
                  </w:rPr>
                  <w:delText>Rg.-Nummer</w:delText>
                </w:r>
              </w:del>
            </w:ins>
          </w:p>
        </w:tc>
        <w:tc>
          <w:tcPr>
            <w:tcW w:w="3402" w:type="dxa"/>
          </w:tcPr>
          <w:p w14:paraId="1B500A35" w14:textId="77777777" w:rsidR="00C926B6" w:rsidRDefault="00C926B6" w:rsidP="00CA25BA">
            <w:pPr>
              <w:rPr>
                <w:ins w:id="159" w:author="t.baumann" w:date="2007-06-18T15:51:00Z"/>
                <w:lang w:val="en-US"/>
              </w:rPr>
            </w:pPr>
            <w:ins w:id="160" w:author="a.eckardt" w:date="2007-06-19T13:32:00Z">
              <w:r>
                <w:rPr>
                  <w:lang w:val="en-US"/>
                </w:rPr>
                <w:t>Item characteristic</w:t>
              </w:r>
            </w:ins>
            <w:ins w:id="161" w:author="t.baumann" w:date="2007-06-18T15:51:00Z">
              <w:del w:id="162" w:author="a.eckardt" w:date="2007-06-19T13:33:00Z">
                <w:r>
                  <w:rPr>
                    <w:lang w:val="en-US"/>
                  </w:rPr>
                  <w:delText>Positionsmerkmal</w:delText>
                </w:r>
              </w:del>
              <w:r>
                <w:rPr>
                  <w:lang w:val="en-US"/>
                </w:rPr>
                <w:t xml:space="preserve">, </w:t>
              </w:r>
            </w:ins>
            <w:ins w:id="163" w:author="a.eckardt" w:date="2007-06-19T13:16:00Z">
              <w:r>
                <w:rPr>
                  <w:lang w:val="en-US"/>
                </w:rPr>
                <w:t>invoice number</w:t>
              </w:r>
            </w:ins>
            <w:ins w:id="164" w:author="t.baumann" w:date="2007-06-18T15:51:00Z">
              <w:del w:id="165" w:author="a.eckardt" w:date="2007-06-19T13:16:00Z">
                <w:r>
                  <w:rPr>
                    <w:lang w:val="en-US"/>
                  </w:rPr>
                  <w:delText>Rechnungs</w:delText>
                </w:r>
              </w:del>
              <w:del w:id="166" w:author="a.eckardt" w:date="2007-06-19T13:17:00Z">
                <w:r>
                  <w:rPr>
                    <w:lang w:val="en-US"/>
                  </w:rPr>
                  <w:delText>-Nummer</w:delText>
                </w:r>
              </w:del>
            </w:ins>
          </w:p>
        </w:tc>
        <w:tc>
          <w:tcPr>
            <w:tcW w:w="1181" w:type="dxa"/>
          </w:tcPr>
          <w:p w14:paraId="1B500A36" w14:textId="77777777" w:rsidR="00C926B6" w:rsidRPr="00C926B6" w:rsidRDefault="00C926B6" w:rsidP="00CA25BA">
            <w:pPr>
              <w:rPr>
                <w:rFonts w:cs="Arial"/>
              </w:rPr>
            </w:pPr>
            <w:r w:rsidRPr="00C17F4E">
              <w:rPr>
                <w:rFonts w:cs="Arial"/>
              </w:rPr>
              <w:t>35</w:t>
            </w:r>
          </w:p>
        </w:tc>
        <w:tc>
          <w:tcPr>
            <w:tcW w:w="5580" w:type="dxa"/>
          </w:tcPr>
          <w:p w14:paraId="6D135892" w14:textId="4FE08CD4" w:rsidR="00C926B6" w:rsidRDefault="000C1454" w:rsidP="00CA25BA">
            <w:pPr>
              <w:rPr>
                <w:lang w:val="en-US"/>
              </w:rPr>
            </w:pPr>
            <w:r w:rsidRPr="000C1454">
              <w:rPr>
                <w:lang w:val="en-US"/>
              </w:rPr>
              <w:t>Invoice Number</w:t>
            </w:r>
            <w:r w:rsidR="000D6FD6">
              <w:rPr>
                <w:lang w:val="en-US"/>
              </w:rPr>
              <w:t xml:space="preserve"> from</w:t>
            </w:r>
            <w:r>
              <w:rPr>
                <w:lang w:val="en-US"/>
              </w:rPr>
              <w:t xml:space="preserve"> </w:t>
            </w:r>
            <w:r w:rsidR="00025AC9">
              <w:rPr>
                <w:lang w:val="en-US"/>
              </w:rPr>
              <w:t>Column “</w:t>
            </w:r>
            <w:r w:rsidR="00FB7339" w:rsidRPr="00FB7339">
              <w:rPr>
                <w:lang w:val="en-US"/>
              </w:rPr>
              <w:t>Your Invoice No</w:t>
            </w:r>
            <w:r w:rsidR="0071536F" w:rsidRPr="0071536F">
              <w:rPr>
                <w:lang w:val="en-US"/>
              </w:rPr>
              <w:t>”</w:t>
            </w:r>
          </w:p>
          <w:p w14:paraId="1B500A37" w14:textId="7E6E6B32" w:rsidR="000C1454" w:rsidRDefault="000C1454" w:rsidP="00CA25BA">
            <w:pPr>
              <w:rPr>
                <w:ins w:id="167" w:author="t.baumann" w:date="2007-06-18T15:52:00Z"/>
                <w:lang w:val="en-US"/>
              </w:rPr>
            </w:pPr>
          </w:p>
        </w:tc>
      </w:tr>
      <w:tr w:rsidR="00C926B6" w14:paraId="1B500A3E" w14:textId="77777777" w:rsidTr="00CA25BA">
        <w:trPr>
          <w:cantSplit/>
          <w:ins w:id="168" w:author="t.baumann" w:date="2007-06-18T15:51:00Z"/>
        </w:trPr>
        <w:tc>
          <w:tcPr>
            <w:tcW w:w="779" w:type="dxa"/>
          </w:tcPr>
          <w:p w14:paraId="1B500A39" w14:textId="77777777" w:rsidR="00C926B6" w:rsidRDefault="00C926B6" w:rsidP="00CA25BA">
            <w:pPr>
              <w:jc w:val="center"/>
              <w:rPr>
                <w:ins w:id="169" w:author="t.baumann" w:date="2007-06-18T15:51:00Z"/>
                <w:lang w:val="en-US"/>
              </w:rPr>
            </w:pPr>
            <w:ins w:id="170" w:author="t.baumann" w:date="2007-06-18T15:51:00Z">
              <w:r>
                <w:rPr>
                  <w:lang w:val="en-US"/>
                </w:rPr>
                <w:t>8</w:t>
              </w:r>
            </w:ins>
          </w:p>
        </w:tc>
        <w:tc>
          <w:tcPr>
            <w:tcW w:w="2268" w:type="dxa"/>
          </w:tcPr>
          <w:p w14:paraId="1B500A3A" w14:textId="77777777" w:rsidR="00C926B6" w:rsidRDefault="00C926B6" w:rsidP="00CA25BA">
            <w:pPr>
              <w:pStyle w:val="Vorgabetext"/>
              <w:rPr>
                <w:ins w:id="171" w:author="t.baumann" w:date="2007-06-18T15:51:00Z"/>
                <w:lang w:val="en-US"/>
              </w:rPr>
            </w:pPr>
            <w:ins w:id="172" w:author="t.baumann" w:date="2007-06-18T15:51:00Z">
              <w:r>
                <w:rPr>
                  <w:lang w:val="en-US"/>
                </w:rPr>
                <w:t>ILN</w:t>
              </w:r>
            </w:ins>
            <w:ins w:id="173" w:author="a.eckardt" w:date="2007-06-19T13:13:00Z">
              <w:r>
                <w:rPr>
                  <w:lang w:val="en-US"/>
                </w:rPr>
                <w:t xml:space="preserve"> recipient</w:t>
              </w:r>
            </w:ins>
            <w:ins w:id="174" w:author="t.baumann" w:date="2007-06-18T15:51:00Z">
              <w:del w:id="175" w:author="a.eckardt" w:date="2007-06-19T13:13:00Z">
                <w:r>
                  <w:rPr>
                    <w:lang w:val="en-US"/>
                  </w:rPr>
                  <w:delText>-Empfänger</w:delText>
                </w:r>
              </w:del>
            </w:ins>
          </w:p>
        </w:tc>
        <w:tc>
          <w:tcPr>
            <w:tcW w:w="3402" w:type="dxa"/>
          </w:tcPr>
          <w:p w14:paraId="1B500A3B" w14:textId="77777777" w:rsidR="00C926B6" w:rsidRDefault="00C926B6" w:rsidP="00CA25BA">
            <w:pPr>
              <w:rPr>
                <w:ins w:id="176" w:author="t.baumann" w:date="2007-06-18T15:51:00Z"/>
                <w:lang w:val="en-US"/>
              </w:rPr>
            </w:pPr>
            <w:ins w:id="177" w:author="t.baumann" w:date="2007-06-18T15:51:00Z">
              <w:r>
                <w:rPr>
                  <w:lang w:val="en-US"/>
                </w:rPr>
                <w:t xml:space="preserve">ILN </w:t>
              </w:r>
            </w:ins>
            <w:ins w:id="178" w:author="a.eckardt" w:date="2007-06-19T13:17:00Z">
              <w:r>
                <w:rPr>
                  <w:lang w:val="en-US"/>
                </w:rPr>
                <w:t>of goods recipient</w:t>
              </w:r>
            </w:ins>
            <w:ins w:id="179" w:author="t.baumann" w:date="2007-06-18T15:51:00Z">
              <w:del w:id="180" w:author="a.eckardt" w:date="2007-06-19T13:17:00Z">
                <w:r>
                  <w:rPr>
                    <w:lang w:val="en-US"/>
                  </w:rPr>
                  <w:delText>des Warenempfängers</w:delText>
                </w:r>
              </w:del>
            </w:ins>
          </w:p>
        </w:tc>
        <w:tc>
          <w:tcPr>
            <w:tcW w:w="1181" w:type="dxa"/>
          </w:tcPr>
          <w:p w14:paraId="1B500A3C" w14:textId="77777777" w:rsidR="00C926B6" w:rsidRPr="00C926B6" w:rsidRDefault="00C926B6" w:rsidP="00CA25BA">
            <w:pPr>
              <w:rPr>
                <w:rFonts w:cs="Arial"/>
              </w:rPr>
            </w:pPr>
            <w:r w:rsidRPr="00C17F4E">
              <w:rPr>
                <w:rFonts w:cs="Arial"/>
              </w:rPr>
              <w:t>35</w:t>
            </w:r>
          </w:p>
        </w:tc>
        <w:tc>
          <w:tcPr>
            <w:tcW w:w="5580" w:type="dxa"/>
          </w:tcPr>
          <w:p w14:paraId="1B500A3D" w14:textId="53E4118D" w:rsidR="00C926B6" w:rsidRDefault="005F4905" w:rsidP="00CA25BA">
            <w:pPr>
              <w:rPr>
                <w:ins w:id="181" w:author="t.baumann" w:date="2007-06-18T15:52:00Z"/>
                <w:lang w:val="en-US"/>
              </w:rPr>
            </w:pPr>
            <w:r>
              <w:rPr>
                <w:lang w:val="en-US"/>
              </w:rPr>
              <w:t>N/A</w:t>
            </w:r>
          </w:p>
        </w:tc>
      </w:tr>
      <w:tr w:rsidR="00C926B6" w14:paraId="1B500A44" w14:textId="77777777" w:rsidTr="00CA25BA">
        <w:trPr>
          <w:cantSplit/>
          <w:ins w:id="182" w:author="t.baumann" w:date="2007-06-18T15:51:00Z"/>
        </w:trPr>
        <w:tc>
          <w:tcPr>
            <w:tcW w:w="779" w:type="dxa"/>
          </w:tcPr>
          <w:p w14:paraId="1B500A3F" w14:textId="77777777" w:rsidR="00C926B6" w:rsidRPr="00824B7C" w:rsidRDefault="00C926B6" w:rsidP="00CA25BA">
            <w:pPr>
              <w:jc w:val="center"/>
              <w:rPr>
                <w:ins w:id="183" w:author="t.baumann" w:date="2007-06-18T15:51:00Z"/>
                <w:lang w:val="en-US"/>
              </w:rPr>
            </w:pPr>
            <w:ins w:id="184" w:author="t.baumann" w:date="2007-06-18T15:51:00Z">
              <w:r w:rsidRPr="00824B7C">
                <w:rPr>
                  <w:lang w:val="en-US"/>
                </w:rPr>
                <w:t xml:space="preserve">9 </w:t>
              </w:r>
            </w:ins>
          </w:p>
        </w:tc>
        <w:tc>
          <w:tcPr>
            <w:tcW w:w="2268" w:type="dxa"/>
          </w:tcPr>
          <w:p w14:paraId="1B500A40" w14:textId="77777777" w:rsidR="00C926B6" w:rsidRPr="00824B7C" w:rsidRDefault="00C926B6" w:rsidP="00CA25BA">
            <w:pPr>
              <w:rPr>
                <w:ins w:id="185" w:author="t.baumann" w:date="2007-06-18T15:51:00Z"/>
                <w:lang w:val="en-US"/>
              </w:rPr>
            </w:pPr>
            <w:ins w:id="186" w:author="t.baumann" w:date="2007-06-18T15:51:00Z">
              <w:r w:rsidRPr="00824B7C">
                <w:rPr>
                  <w:lang w:val="en-US"/>
                </w:rPr>
                <w:t>Mark</w:t>
              </w:r>
            </w:ins>
            <w:ins w:id="187" w:author="a.eckardt" w:date="2007-06-19T13:13:00Z">
              <w:r w:rsidRPr="00824B7C">
                <w:rPr>
                  <w:lang w:val="en-US"/>
                </w:rPr>
                <w:t>et name</w:t>
              </w:r>
            </w:ins>
            <w:ins w:id="188" w:author="t.baumann" w:date="2007-06-18T15:51:00Z">
              <w:del w:id="189" w:author="a.eckardt" w:date="2007-06-19T13:13:00Z">
                <w:r w:rsidRPr="00824B7C">
                  <w:rPr>
                    <w:lang w:val="en-US"/>
                  </w:rPr>
                  <w:delText>t-Bezeichnung</w:delText>
                </w:r>
              </w:del>
            </w:ins>
          </w:p>
        </w:tc>
        <w:tc>
          <w:tcPr>
            <w:tcW w:w="3402" w:type="dxa"/>
          </w:tcPr>
          <w:p w14:paraId="1B500A41" w14:textId="77777777" w:rsidR="00C926B6" w:rsidRPr="00824B7C" w:rsidRDefault="00C926B6" w:rsidP="00CA25BA">
            <w:pPr>
              <w:rPr>
                <w:ins w:id="190" w:author="t.baumann" w:date="2007-06-18T15:51:00Z"/>
                <w:lang w:val="en-US"/>
              </w:rPr>
            </w:pPr>
            <w:ins w:id="191" w:author="t.baumann" w:date="2007-06-18T15:51:00Z">
              <w:r w:rsidRPr="00824B7C">
                <w:rPr>
                  <w:lang w:val="en-US"/>
                </w:rPr>
                <w:t>Mark</w:t>
              </w:r>
            </w:ins>
            <w:ins w:id="192" w:author="a.eckardt" w:date="2007-06-19T13:17:00Z">
              <w:r w:rsidRPr="00824B7C">
                <w:rPr>
                  <w:lang w:val="en-US"/>
                </w:rPr>
                <w:t>et name</w:t>
              </w:r>
            </w:ins>
            <w:ins w:id="193" w:author="t.baumann" w:date="2007-06-18T15:51:00Z">
              <w:del w:id="194" w:author="a.eckardt" w:date="2007-06-19T13:17:00Z">
                <w:r w:rsidRPr="00824B7C">
                  <w:rPr>
                    <w:lang w:val="en-US"/>
                  </w:rPr>
                  <w:delText>tbezeichnung</w:delText>
                </w:r>
              </w:del>
            </w:ins>
          </w:p>
        </w:tc>
        <w:tc>
          <w:tcPr>
            <w:tcW w:w="1181" w:type="dxa"/>
          </w:tcPr>
          <w:p w14:paraId="1B500A42" w14:textId="77777777" w:rsidR="00C926B6" w:rsidRPr="00824B7C" w:rsidRDefault="00C926B6" w:rsidP="00CA25BA">
            <w:pPr>
              <w:rPr>
                <w:rFonts w:cs="Arial"/>
              </w:rPr>
            </w:pPr>
            <w:r w:rsidRPr="00824B7C">
              <w:rPr>
                <w:rFonts w:cs="Arial"/>
              </w:rPr>
              <w:t>35</w:t>
            </w:r>
          </w:p>
        </w:tc>
        <w:tc>
          <w:tcPr>
            <w:tcW w:w="5580" w:type="dxa"/>
          </w:tcPr>
          <w:p w14:paraId="7D7FD9A2" w14:textId="77777777" w:rsidR="00264362" w:rsidRPr="00264362" w:rsidRDefault="00264362" w:rsidP="00264362">
            <w:pPr>
              <w:rPr>
                <w:lang w:val="en-US"/>
              </w:rPr>
            </w:pPr>
            <w:r w:rsidRPr="00264362">
              <w:rPr>
                <w:lang w:val="en-US"/>
              </w:rPr>
              <w:t xml:space="preserve">Customer account number as per the Column </w:t>
            </w:r>
            <w:proofErr w:type="spellStart"/>
            <w:r w:rsidRPr="00264362">
              <w:rPr>
                <w:lang w:val="en-US"/>
              </w:rPr>
              <w:t>Rg</w:t>
            </w:r>
            <w:proofErr w:type="spellEnd"/>
          </w:p>
          <w:p w14:paraId="2CCD10AB" w14:textId="350FD8A6" w:rsidR="00264362" w:rsidRPr="00264362" w:rsidRDefault="00264362" w:rsidP="00264362">
            <w:pPr>
              <w:rPr>
                <w:lang w:val="en-US"/>
              </w:rPr>
            </w:pPr>
            <w:r w:rsidRPr="00264362">
              <w:rPr>
                <w:lang w:val="en-US"/>
              </w:rPr>
              <w:t xml:space="preserve">if </w:t>
            </w:r>
            <w:r w:rsidR="005A165A" w:rsidRPr="005A165A">
              <w:rPr>
                <w:lang w:val="en-US"/>
              </w:rPr>
              <w:t xml:space="preserve">Column </w:t>
            </w:r>
            <w:proofErr w:type="spellStart"/>
            <w:r w:rsidRPr="00264362">
              <w:rPr>
                <w:lang w:val="en-US"/>
              </w:rPr>
              <w:t>Rg</w:t>
            </w:r>
            <w:proofErr w:type="spellEnd"/>
            <w:r w:rsidRPr="00264362">
              <w:rPr>
                <w:lang w:val="en-US"/>
              </w:rPr>
              <w:t xml:space="preserve"> = N </w:t>
            </w:r>
            <w:r w:rsidR="00E27603">
              <w:rPr>
                <w:lang w:val="en-US"/>
              </w:rPr>
              <w:t>=</w:t>
            </w:r>
            <w:r w:rsidRPr="00264362">
              <w:rPr>
                <w:lang w:val="en-US"/>
              </w:rPr>
              <w:t xml:space="preserve"> 10059152</w:t>
            </w:r>
          </w:p>
          <w:p w14:paraId="52052A7D" w14:textId="3F8F1D7F" w:rsidR="00264362" w:rsidRPr="00264362" w:rsidRDefault="00264362" w:rsidP="00264362">
            <w:pPr>
              <w:rPr>
                <w:lang w:val="en-US"/>
              </w:rPr>
            </w:pPr>
            <w:r w:rsidRPr="00264362">
              <w:rPr>
                <w:lang w:val="en-US"/>
              </w:rPr>
              <w:t xml:space="preserve">if </w:t>
            </w:r>
            <w:r w:rsidR="005A165A" w:rsidRPr="005A165A">
              <w:rPr>
                <w:lang w:val="en-US"/>
              </w:rPr>
              <w:t xml:space="preserve">Column </w:t>
            </w:r>
            <w:proofErr w:type="spellStart"/>
            <w:r w:rsidRPr="00264362">
              <w:rPr>
                <w:lang w:val="en-US"/>
              </w:rPr>
              <w:t>Rg</w:t>
            </w:r>
            <w:proofErr w:type="spellEnd"/>
            <w:r w:rsidRPr="00264362">
              <w:rPr>
                <w:lang w:val="en-US"/>
              </w:rPr>
              <w:t xml:space="preserve"> = Q </w:t>
            </w:r>
            <w:r w:rsidR="00E27603">
              <w:rPr>
                <w:lang w:val="en-US"/>
              </w:rPr>
              <w:t>=</w:t>
            </w:r>
            <w:r w:rsidRPr="00264362">
              <w:rPr>
                <w:lang w:val="en-US"/>
              </w:rPr>
              <w:t xml:space="preserve"> 10059661</w:t>
            </w:r>
          </w:p>
          <w:p w14:paraId="2B3BEA5C" w14:textId="1E2383D4" w:rsidR="00264362" w:rsidRPr="00264362" w:rsidRDefault="00264362" w:rsidP="00264362">
            <w:pPr>
              <w:rPr>
                <w:lang w:val="en-US"/>
              </w:rPr>
            </w:pPr>
            <w:r w:rsidRPr="00264362">
              <w:rPr>
                <w:lang w:val="en-US"/>
              </w:rPr>
              <w:t xml:space="preserve">if </w:t>
            </w:r>
            <w:r w:rsidR="005A165A" w:rsidRPr="005A165A">
              <w:rPr>
                <w:lang w:val="en-US"/>
              </w:rPr>
              <w:t xml:space="preserve">Column </w:t>
            </w:r>
            <w:proofErr w:type="spellStart"/>
            <w:r w:rsidRPr="00264362">
              <w:rPr>
                <w:lang w:val="en-US"/>
              </w:rPr>
              <w:t>Rg</w:t>
            </w:r>
            <w:proofErr w:type="spellEnd"/>
            <w:r w:rsidRPr="00264362">
              <w:rPr>
                <w:lang w:val="en-US"/>
              </w:rPr>
              <w:t xml:space="preserve"> = A </w:t>
            </w:r>
            <w:r w:rsidR="00FC0192">
              <w:rPr>
                <w:lang w:val="en-US"/>
              </w:rPr>
              <w:t>=</w:t>
            </w:r>
            <w:r w:rsidRPr="00264362">
              <w:rPr>
                <w:lang w:val="en-US"/>
              </w:rPr>
              <w:t xml:space="preserve"> 10059152</w:t>
            </w:r>
          </w:p>
          <w:p w14:paraId="349A82F2" w14:textId="03D8AB11" w:rsidR="00264362" w:rsidRPr="00264362" w:rsidRDefault="00264362" w:rsidP="00264362">
            <w:pPr>
              <w:rPr>
                <w:lang w:val="en-US"/>
              </w:rPr>
            </w:pPr>
            <w:r w:rsidRPr="00264362">
              <w:rPr>
                <w:lang w:val="en-US"/>
              </w:rPr>
              <w:t xml:space="preserve">if </w:t>
            </w:r>
            <w:r w:rsidR="005A165A" w:rsidRPr="005A165A">
              <w:rPr>
                <w:lang w:val="en-US"/>
              </w:rPr>
              <w:t xml:space="preserve">Column </w:t>
            </w:r>
            <w:proofErr w:type="spellStart"/>
            <w:r w:rsidRPr="00264362">
              <w:rPr>
                <w:lang w:val="en-US"/>
              </w:rPr>
              <w:t>Rg</w:t>
            </w:r>
            <w:proofErr w:type="spellEnd"/>
            <w:r w:rsidRPr="00264362">
              <w:rPr>
                <w:lang w:val="en-US"/>
              </w:rPr>
              <w:t xml:space="preserve"> = L </w:t>
            </w:r>
            <w:r w:rsidR="00FC0192">
              <w:rPr>
                <w:lang w:val="en-US"/>
              </w:rPr>
              <w:t>=</w:t>
            </w:r>
            <w:r w:rsidRPr="00264362">
              <w:rPr>
                <w:lang w:val="en-US"/>
              </w:rPr>
              <w:t xml:space="preserve"> 10055214</w:t>
            </w:r>
          </w:p>
          <w:p w14:paraId="269E483F" w14:textId="54E89C10" w:rsidR="00264362" w:rsidRPr="00264362" w:rsidRDefault="00264362" w:rsidP="00264362">
            <w:pPr>
              <w:rPr>
                <w:lang w:val="en-US"/>
              </w:rPr>
            </w:pPr>
            <w:r w:rsidRPr="00264362">
              <w:rPr>
                <w:lang w:val="en-US"/>
              </w:rPr>
              <w:t xml:space="preserve">if </w:t>
            </w:r>
            <w:r w:rsidR="005A165A" w:rsidRPr="005A165A">
              <w:rPr>
                <w:lang w:val="en-US"/>
              </w:rPr>
              <w:t xml:space="preserve">Column </w:t>
            </w:r>
            <w:proofErr w:type="spellStart"/>
            <w:r w:rsidRPr="00264362">
              <w:rPr>
                <w:lang w:val="en-US"/>
              </w:rPr>
              <w:t>Rg</w:t>
            </w:r>
            <w:proofErr w:type="spellEnd"/>
            <w:r w:rsidRPr="00264362">
              <w:rPr>
                <w:lang w:val="en-US"/>
              </w:rPr>
              <w:t xml:space="preserve"> = O </w:t>
            </w:r>
            <w:r w:rsidR="00FC0192">
              <w:rPr>
                <w:lang w:val="en-US"/>
              </w:rPr>
              <w:t>=</w:t>
            </w:r>
            <w:r w:rsidRPr="00264362">
              <w:rPr>
                <w:lang w:val="en-US"/>
              </w:rPr>
              <w:t xml:space="preserve"> 10058745</w:t>
            </w:r>
          </w:p>
          <w:p w14:paraId="2146538F" w14:textId="4B718F4C" w:rsidR="00264362" w:rsidRPr="00264362" w:rsidRDefault="00264362" w:rsidP="00264362">
            <w:pPr>
              <w:rPr>
                <w:lang w:val="en-US"/>
              </w:rPr>
            </w:pPr>
            <w:r w:rsidRPr="00264362">
              <w:rPr>
                <w:lang w:val="en-US"/>
              </w:rPr>
              <w:t xml:space="preserve">if </w:t>
            </w:r>
            <w:r w:rsidR="005A165A" w:rsidRPr="005A165A">
              <w:rPr>
                <w:lang w:val="en-US"/>
              </w:rPr>
              <w:t xml:space="preserve">Column </w:t>
            </w:r>
            <w:proofErr w:type="spellStart"/>
            <w:r w:rsidRPr="00264362">
              <w:rPr>
                <w:lang w:val="en-US"/>
              </w:rPr>
              <w:t>Rg</w:t>
            </w:r>
            <w:proofErr w:type="spellEnd"/>
            <w:r w:rsidRPr="00264362">
              <w:rPr>
                <w:lang w:val="en-US"/>
              </w:rPr>
              <w:t xml:space="preserve"> = W </w:t>
            </w:r>
            <w:r w:rsidR="00FC0192">
              <w:rPr>
                <w:lang w:val="en-US"/>
              </w:rPr>
              <w:t>=</w:t>
            </w:r>
            <w:r w:rsidRPr="00264362">
              <w:rPr>
                <w:lang w:val="en-US"/>
              </w:rPr>
              <w:t xml:space="preserve"> 10053628</w:t>
            </w:r>
          </w:p>
          <w:p w14:paraId="1B500A43" w14:textId="09794C4C" w:rsidR="00C926B6" w:rsidRDefault="00264362" w:rsidP="00264362">
            <w:pPr>
              <w:rPr>
                <w:ins w:id="195" w:author="t.baumann" w:date="2007-06-18T15:52:00Z"/>
                <w:lang w:val="en-US"/>
              </w:rPr>
            </w:pPr>
            <w:r w:rsidRPr="00264362">
              <w:rPr>
                <w:lang w:val="en-US"/>
              </w:rPr>
              <w:t xml:space="preserve">if </w:t>
            </w:r>
            <w:r w:rsidR="005A165A" w:rsidRPr="005A165A">
              <w:rPr>
                <w:lang w:val="en-US"/>
              </w:rPr>
              <w:t xml:space="preserve">Column </w:t>
            </w:r>
            <w:proofErr w:type="spellStart"/>
            <w:r w:rsidRPr="00264362">
              <w:rPr>
                <w:lang w:val="en-US"/>
              </w:rPr>
              <w:t>Rg</w:t>
            </w:r>
            <w:proofErr w:type="spellEnd"/>
            <w:r w:rsidRPr="00264362">
              <w:rPr>
                <w:lang w:val="en-US"/>
              </w:rPr>
              <w:t xml:space="preserve"> = S </w:t>
            </w:r>
            <w:r w:rsidR="00FC0192">
              <w:rPr>
                <w:lang w:val="en-US"/>
              </w:rPr>
              <w:t>=</w:t>
            </w:r>
            <w:r w:rsidRPr="00264362">
              <w:rPr>
                <w:lang w:val="en-US"/>
              </w:rPr>
              <w:t xml:space="preserve"> 10053867</w:t>
            </w:r>
          </w:p>
        </w:tc>
      </w:tr>
      <w:tr w:rsidR="00C926B6" w14:paraId="1B500A4A" w14:textId="77777777" w:rsidTr="00CA25BA">
        <w:trPr>
          <w:cantSplit/>
          <w:ins w:id="196" w:author="t.baumann" w:date="2007-06-18T15:51:00Z"/>
        </w:trPr>
        <w:tc>
          <w:tcPr>
            <w:tcW w:w="779" w:type="dxa"/>
          </w:tcPr>
          <w:p w14:paraId="1B500A45" w14:textId="77777777" w:rsidR="00C926B6" w:rsidRDefault="00C926B6" w:rsidP="00CA25BA">
            <w:pPr>
              <w:jc w:val="center"/>
              <w:rPr>
                <w:ins w:id="197" w:author="t.baumann" w:date="2007-06-18T15:51:00Z"/>
                <w:lang w:val="en-US"/>
              </w:rPr>
            </w:pPr>
            <w:ins w:id="198" w:author="t.baumann" w:date="2007-06-18T15:51:00Z">
              <w:r>
                <w:rPr>
                  <w:lang w:val="en-US"/>
                </w:rPr>
                <w:lastRenderedPageBreak/>
                <w:t>10</w:t>
              </w:r>
            </w:ins>
          </w:p>
        </w:tc>
        <w:tc>
          <w:tcPr>
            <w:tcW w:w="2268" w:type="dxa"/>
          </w:tcPr>
          <w:p w14:paraId="1B500A46" w14:textId="77777777" w:rsidR="00C926B6" w:rsidRDefault="00C926B6" w:rsidP="00CA25BA">
            <w:pPr>
              <w:rPr>
                <w:ins w:id="199" w:author="t.baumann" w:date="2007-06-18T15:51:00Z"/>
                <w:lang w:val="en-US"/>
              </w:rPr>
            </w:pPr>
            <w:ins w:id="200" w:author="t.baumann" w:date="2007-06-18T15:51:00Z">
              <w:r>
                <w:rPr>
                  <w:lang w:val="en-US"/>
                </w:rPr>
                <w:t>Bonus</w:t>
              </w:r>
            </w:ins>
            <w:ins w:id="201" w:author="a.eckardt" w:date="2007-06-19T13:13:00Z">
              <w:r>
                <w:rPr>
                  <w:lang w:val="en-US"/>
                </w:rPr>
                <w:t xml:space="preserve"> deduction</w:t>
              </w:r>
            </w:ins>
            <w:ins w:id="202" w:author="t.baumann" w:date="2007-06-18T15:51:00Z">
              <w:del w:id="203" w:author="a.eckardt" w:date="2007-06-19T13:13:00Z">
                <w:r>
                  <w:rPr>
                    <w:lang w:val="en-US"/>
                  </w:rPr>
                  <w:delText>-Abzug</w:delText>
                </w:r>
              </w:del>
            </w:ins>
          </w:p>
        </w:tc>
        <w:tc>
          <w:tcPr>
            <w:tcW w:w="3402" w:type="dxa"/>
          </w:tcPr>
          <w:p w14:paraId="1B500A47" w14:textId="77777777" w:rsidR="00C926B6" w:rsidRDefault="00C926B6" w:rsidP="00CA25BA">
            <w:pPr>
              <w:rPr>
                <w:ins w:id="204" w:author="t.baumann" w:date="2007-06-18T15:51:00Z"/>
                <w:lang w:val="en-US"/>
              </w:rPr>
            </w:pPr>
            <w:ins w:id="205" w:author="t.baumann" w:date="2007-06-18T15:51:00Z">
              <w:r>
                <w:rPr>
                  <w:lang w:val="en-US"/>
                </w:rPr>
                <w:t>Bonus</w:t>
              </w:r>
            </w:ins>
            <w:ins w:id="206" w:author="a.eckardt" w:date="2007-06-19T13:17:00Z">
              <w:r>
                <w:rPr>
                  <w:lang w:val="en-US"/>
                </w:rPr>
                <w:t xml:space="preserve"> deduction</w:t>
              </w:r>
            </w:ins>
            <w:ins w:id="207" w:author="t.baumann" w:date="2007-06-18T15:51:00Z">
              <w:del w:id="208" w:author="a.eckardt" w:date="2007-06-19T13:17:00Z">
                <w:r>
                  <w:rPr>
                    <w:lang w:val="en-US"/>
                  </w:rPr>
                  <w:delText>abzug.</w:delText>
                </w:r>
              </w:del>
            </w:ins>
          </w:p>
        </w:tc>
        <w:tc>
          <w:tcPr>
            <w:tcW w:w="1181" w:type="dxa"/>
          </w:tcPr>
          <w:p w14:paraId="1B500A48" w14:textId="77777777" w:rsidR="00C926B6" w:rsidRPr="00C926B6" w:rsidRDefault="00C926B6" w:rsidP="00CA25BA">
            <w:pPr>
              <w:rPr>
                <w:rFonts w:cs="Arial"/>
              </w:rPr>
            </w:pPr>
            <w:r w:rsidRPr="00C926B6">
              <w:rPr>
                <w:rFonts w:cs="Arial"/>
              </w:rPr>
              <w:t>18</w:t>
            </w:r>
          </w:p>
        </w:tc>
        <w:tc>
          <w:tcPr>
            <w:tcW w:w="5580" w:type="dxa"/>
          </w:tcPr>
          <w:p w14:paraId="1B500A49" w14:textId="623A7C3A" w:rsidR="00C926B6" w:rsidRDefault="005F4905" w:rsidP="00CA25BA">
            <w:pPr>
              <w:rPr>
                <w:ins w:id="209" w:author="t.baumann" w:date="2007-06-18T15:52:00Z"/>
                <w:lang w:val="en-US"/>
              </w:rPr>
            </w:pPr>
            <w:r>
              <w:rPr>
                <w:lang w:val="en-US"/>
              </w:rPr>
              <w:t>N/A</w:t>
            </w:r>
          </w:p>
        </w:tc>
      </w:tr>
      <w:tr w:rsidR="00C926B6" w14:paraId="1B500A50" w14:textId="77777777" w:rsidTr="00CA25BA">
        <w:trPr>
          <w:cantSplit/>
          <w:ins w:id="210" w:author="t.baumann" w:date="2007-06-18T15:51:00Z"/>
        </w:trPr>
        <w:tc>
          <w:tcPr>
            <w:tcW w:w="779" w:type="dxa"/>
          </w:tcPr>
          <w:p w14:paraId="1B500A4B" w14:textId="77777777" w:rsidR="00C926B6" w:rsidRDefault="00C926B6" w:rsidP="00CA25BA">
            <w:pPr>
              <w:jc w:val="center"/>
              <w:rPr>
                <w:ins w:id="211" w:author="t.baumann" w:date="2007-06-18T15:51:00Z"/>
                <w:lang w:val="en-US"/>
              </w:rPr>
            </w:pPr>
            <w:ins w:id="212" w:author="t.baumann" w:date="2007-06-18T15:51:00Z">
              <w:r>
                <w:rPr>
                  <w:lang w:val="en-US"/>
                </w:rPr>
                <w:t>11</w:t>
              </w:r>
            </w:ins>
          </w:p>
        </w:tc>
        <w:tc>
          <w:tcPr>
            <w:tcW w:w="2268" w:type="dxa"/>
          </w:tcPr>
          <w:p w14:paraId="1B500A4C" w14:textId="77777777" w:rsidR="00C926B6" w:rsidRDefault="00C926B6" w:rsidP="00CA25BA">
            <w:pPr>
              <w:pStyle w:val="Vorgabetext"/>
              <w:rPr>
                <w:ins w:id="213" w:author="t.baumann" w:date="2007-06-18T15:51:00Z"/>
                <w:lang w:val="en-US"/>
              </w:rPr>
            </w:pPr>
            <w:ins w:id="214" w:author="a.eckardt" w:date="2007-06-19T13:13:00Z">
              <w:r>
                <w:rPr>
                  <w:lang w:val="en-US"/>
                </w:rPr>
                <w:t>Adv. costs deduction</w:t>
              </w:r>
            </w:ins>
            <w:ins w:id="215" w:author="t.baumann" w:date="2007-06-18T15:51:00Z">
              <w:del w:id="216" w:author="a.eckardt" w:date="2007-06-19T13:14:00Z">
                <w:r>
                  <w:rPr>
                    <w:lang w:val="en-US"/>
                  </w:rPr>
                  <w:delText>Werbekosten-Abzug</w:delText>
                </w:r>
              </w:del>
            </w:ins>
          </w:p>
        </w:tc>
        <w:tc>
          <w:tcPr>
            <w:tcW w:w="3402" w:type="dxa"/>
          </w:tcPr>
          <w:p w14:paraId="1B500A4D" w14:textId="77777777" w:rsidR="00C926B6" w:rsidRDefault="00C926B6" w:rsidP="00CA25BA">
            <w:pPr>
              <w:rPr>
                <w:ins w:id="217" w:author="t.baumann" w:date="2007-06-18T15:51:00Z"/>
                <w:lang w:val="en-US"/>
              </w:rPr>
            </w:pPr>
            <w:ins w:id="218" w:author="a.eckardt" w:date="2007-06-19T13:17:00Z">
              <w:r>
                <w:rPr>
                  <w:lang w:val="en-US"/>
                </w:rPr>
                <w:t>Advertising costs deduction</w:t>
              </w:r>
            </w:ins>
            <w:ins w:id="219" w:author="t.baumann" w:date="2007-06-18T15:51:00Z">
              <w:del w:id="220" w:author="a.eckardt" w:date="2007-06-19T13:17:00Z">
                <w:r>
                  <w:rPr>
                    <w:lang w:val="en-US"/>
                  </w:rPr>
                  <w:delText>Werbekostenabzug</w:delText>
                </w:r>
              </w:del>
            </w:ins>
          </w:p>
        </w:tc>
        <w:tc>
          <w:tcPr>
            <w:tcW w:w="1181" w:type="dxa"/>
          </w:tcPr>
          <w:p w14:paraId="1B500A4E" w14:textId="77777777" w:rsidR="00C926B6" w:rsidRPr="00C926B6" w:rsidRDefault="00C926B6" w:rsidP="00CA25BA">
            <w:pPr>
              <w:rPr>
                <w:rFonts w:cs="Arial"/>
              </w:rPr>
            </w:pPr>
            <w:r w:rsidRPr="00C926B6">
              <w:rPr>
                <w:rFonts w:cs="Arial"/>
              </w:rPr>
              <w:t>18</w:t>
            </w:r>
          </w:p>
        </w:tc>
        <w:tc>
          <w:tcPr>
            <w:tcW w:w="5580" w:type="dxa"/>
          </w:tcPr>
          <w:p w14:paraId="1B500A4F" w14:textId="4CDC2F88" w:rsidR="00C926B6" w:rsidRDefault="005F4905" w:rsidP="00CA25BA">
            <w:pPr>
              <w:rPr>
                <w:ins w:id="221" w:author="t.baumann" w:date="2007-06-18T15:52:00Z"/>
                <w:lang w:val="en-US"/>
              </w:rPr>
            </w:pPr>
            <w:r>
              <w:rPr>
                <w:lang w:val="en-US"/>
              </w:rPr>
              <w:t>N/A</w:t>
            </w:r>
          </w:p>
        </w:tc>
      </w:tr>
      <w:tr w:rsidR="00C926B6" w14:paraId="1B500A56" w14:textId="77777777" w:rsidTr="00CA25BA">
        <w:trPr>
          <w:cantSplit/>
          <w:ins w:id="222" w:author="t.baumann" w:date="2007-06-18T15:51:00Z"/>
        </w:trPr>
        <w:tc>
          <w:tcPr>
            <w:tcW w:w="779" w:type="dxa"/>
          </w:tcPr>
          <w:p w14:paraId="1B500A51" w14:textId="77777777" w:rsidR="00C926B6" w:rsidRDefault="00C926B6" w:rsidP="00CA25BA">
            <w:pPr>
              <w:jc w:val="center"/>
              <w:rPr>
                <w:ins w:id="223" w:author="t.baumann" w:date="2007-06-18T15:51:00Z"/>
                <w:lang w:val="en-US"/>
              </w:rPr>
            </w:pPr>
            <w:ins w:id="224" w:author="t.baumann" w:date="2007-06-18T15:51:00Z">
              <w:r>
                <w:rPr>
                  <w:lang w:val="en-US"/>
                </w:rPr>
                <w:t>12</w:t>
              </w:r>
            </w:ins>
          </w:p>
        </w:tc>
        <w:tc>
          <w:tcPr>
            <w:tcW w:w="2268" w:type="dxa"/>
          </w:tcPr>
          <w:p w14:paraId="1B500A52" w14:textId="77777777" w:rsidR="00C926B6" w:rsidRDefault="00C926B6" w:rsidP="00CA25BA">
            <w:pPr>
              <w:pStyle w:val="Vorgabetext"/>
              <w:rPr>
                <w:ins w:id="225" w:author="t.baumann" w:date="2007-06-18T15:51:00Z"/>
                <w:lang w:val="en-US"/>
              </w:rPr>
            </w:pPr>
            <w:ins w:id="226" w:author="a.eckardt" w:date="2007-06-21T08:41:00Z">
              <w:r>
                <w:rPr>
                  <w:lang w:val="en-US"/>
                </w:rPr>
                <w:t>Packaging deduction</w:t>
              </w:r>
            </w:ins>
            <w:ins w:id="227" w:author="t.baumann" w:date="2007-06-18T15:51:00Z">
              <w:del w:id="228" w:author="a.eckardt" w:date="2007-06-21T08:41:00Z">
                <w:r>
                  <w:rPr>
                    <w:lang w:val="en-US"/>
                  </w:rPr>
                  <w:delText>Verpackungs</w:delText>
                </w:r>
              </w:del>
            </w:ins>
            <w:ins w:id="229" w:author="a.eckardt" w:date="2007-06-19T13:14:00Z">
              <w:r>
                <w:rPr>
                  <w:lang w:val="en-US"/>
                </w:rPr>
                <w:t xml:space="preserve"> </w:t>
              </w:r>
            </w:ins>
            <w:ins w:id="230" w:author="t.baumann" w:date="2007-06-18T15:51:00Z">
              <w:del w:id="231" w:author="a.eckardt" w:date="2007-06-19T13:14:00Z">
                <w:r>
                  <w:rPr>
                    <w:lang w:val="en-US"/>
                  </w:rPr>
                  <w:delText>-Abzug</w:delText>
                </w:r>
              </w:del>
            </w:ins>
          </w:p>
        </w:tc>
        <w:tc>
          <w:tcPr>
            <w:tcW w:w="3402" w:type="dxa"/>
          </w:tcPr>
          <w:p w14:paraId="1B500A53" w14:textId="77777777" w:rsidR="00C926B6" w:rsidRDefault="00C926B6" w:rsidP="00CA25BA">
            <w:pPr>
              <w:rPr>
                <w:ins w:id="232" w:author="t.baumann" w:date="2007-06-18T15:51:00Z"/>
                <w:lang w:val="en-US"/>
              </w:rPr>
            </w:pPr>
            <w:ins w:id="233" w:author="a.eckardt" w:date="2007-06-21T08:42:00Z">
              <w:r>
                <w:rPr>
                  <w:lang w:val="en-US"/>
                </w:rPr>
                <w:t>Packaging deduction</w:t>
              </w:r>
            </w:ins>
            <w:ins w:id="234" w:author="t.baumann" w:date="2007-06-18T15:51:00Z">
              <w:del w:id="235" w:author="a.eckardt" w:date="2007-06-21T08:42:00Z">
                <w:r>
                  <w:rPr>
                    <w:lang w:val="en-US"/>
                  </w:rPr>
                  <w:delText>Verpackungskostenabzug</w:delText>
                </w:r>
              </w:del>
              <w:r>
                <w:rPr>
                  <w:lang w:val="en-US"/>
                </w:rPr>
                <w:t xml:space="preserve"> (VPK)</w:t>
              </w:r>
            </w:ins>
          </w:p>
        </w:tc>
        <w:tc>
          <w:tcPr>
            <w:tcW w:w="1181" w:type="dxa"/>
          </w:tcPr>
          <w:p w14:paraId="1B500A54" w14:textId="77777777" w:rsidR="00C926B6" w:rsidRPr="00C926B6" w:rsidRDefault="00C926B6" w:rsidP="00CA25BA">
            <w:pPr>
              <w:rPr>
                <w:rFonts w:cs="Arial"/>
              </w:rPr>
            </w:pPr>
            <w:r w:rsidRPr="00C926B6">
              <w:rPr>
                <w:rFonts w:cs="Arial"/>
              </w:rPr>
              <w:t>18</w:t>
            </w:r>
          </w:p>
        </w:tc>
        <w:tc>
          <w:tcPr>
            <w:tcW w:w="5580" w:type="dxa"/>
          </w:tcPr>
          <w:p w14:paraId="1B500A55" w14:textId="0E2D96A6" w:rsidR="00C926B6" w:rsidRDefault="005F4905" w:rsidP="00CA25BA">
            <w:pPr>
              <w:rPr>
                <w:ins w:id="236" w:author="t.baumann" w:date="2007-06-18T15:52:00Z"/>
                <w:lang w:val="en-US"/>
              </w:rPr>
            </w:pPr>
            <w:r>
              <w:rPr>
                <w:lang w:val="en-US"/>
              </w:rPr>
              <w:t>N/A</w:t>
            </w:r>
          </w:p>
        </w:tc>
      </w:tr>
      <w:tr w:rsidR="00C926B6" w14:paraId="1B500A5C" w14:textId="77777777" w:rsidTr="00CA25BA">
        <w:trPr>
          <w:cantSplit/>
          <w:ins w:id="237" w:author="t.baumann" w:date="2007-06-18T15:51:00Z"/>
        </w:trPr>
        <w:tc>
          <w:tcPr>
            <w:tcW w:w="779" w:type="dxa"/>
          </w:tcPr>
          <w:p w14:paraId="1B500A57" w14:textId="77777777" w:rsidR="00C926B6" w:rsidRDefault="00C926B6" w:rsidP="00CA25BA">
            <w:pPr>
              <w:jc w:val="center"/>
              <w:rPr>
                <w:ins w:id="238" w:author="t.baumann" w:date="2007-06-18T15:51:00Z"/>
                <w:lang w:val="en-US"/>
              </w:rPr>
            </w:pPr>
            <w:ins w:id="239" w:author="t.baumann" w:date="2007-06-18T15:51:00Z">
              <w:r>
                <w:rPr>
                  <w:lang w:val="en-US"/>
                </w:rPr>
                <w:t>13</w:t>
              </w:r>
            </w:ins>
          </w:p>
        </w:tc>
        <w:tc>
          <w:tcPr>
            <w:tcW w:w="2268" w:type="dxa"/>
          </w:tcPr>
          <w:p w14:paraId="1B500A58" w14:textId="77777777" w:rsidR="00C926B6" w:rsidRDefault="00C926B6" w:rsidP="00CA25BA">
            <w:pPr>
              <w:pStyle w:val="Vorgabetext"/>
              <w:rPr>
                <w:ins w:id="240" w:author="t.baumann" w:date="2007-06-18T15:51:00Z"/>
                <w:lang w:val="en-US"/>
              </w:rPr>
            </w:pPr>
            <w:proofErr w:type="spellStart"/>
            <w:ins w:id="241" w:author="t.baumann" w:date="2007-06-18T15:51:00Z">
              <w:r>
                <w:rPr>
                  <w:lang w:val="en-US"/>
                </w:rPr>
                <w:t>Del</w:t>
              </w:r>
            </w:ins>
            <w:ins w:id="242" w:author="a.eckardt" w:date="2007-06-19T13:14:00Z">
              <w:r>
                <w:rPr>
                  <w:lang w:val="en-US"/>
                </w:rPr>
                <w:t>c</w:t>
              </w:r>
            </w:ins>
            <w:ins w:id="243" w:author="t.baumann" w:date="2007-06-18T15:51:00Z">
              <w:del w:id="244" w:author="a.eckardt" w:date="2007-06-19T13:14:00Z">
                <w:r>
                  <w:rPr>
                    <w:lang w:val="en-US"/>
                  </w:rPr>
                  <w:delText>k</w:delText>
                </w:r>
              </w:del>
              <w:r>
                <w:rPr>
                  <w:lang w:val="en-US"/>
                </w:rPr>
                <w:t>redere</w:t>
              </w:r>
              <w:proofErr w:type="spellEnd"/>
            </w:ins>
          </w:p>
        </w:tc>
        <w:tc>
          <w:tcPr>
            <w:tcW w:w="3402" w:type="dxa"/>
          </w:tcPr>
          <w:p w14:paraId="1B500A59" w14:textId="77777777" w:rsidR="00C926B6" w:rsidRDefault="00C926B6" w:rsidP="00CA25BA">
            <w:pPr>
              <w:rPr>
                <w:ins w:id="245" w:author="t.baumann" w:date="2007-06-18T15:51:00Z"/>
                <w:lang w:val="en-US"/>
              </w:rPr>
            </w:pPr>
            <w:proofErr w:type="spellStart"/>
            <w:ins w:id="246" w:author="t.baumann" w:date="2007-06-18T15:51:00Z">
              <w:r>
                <w:rPr>
                  <w:lang w:val="en-US"/>
                </w:rPr>
                <w:t>Del</w:t>
              </w:r>
            </w:ins>
            <w:ins w:id="247" w:author="a.eckardt" w:date="2007-06-19T13:17:00Z">
              <w:r>
                <w:rPr>
                  <w:lang w:val="en-US"/>
                </w:rPr>
                <w:t>c</w:t>
              </w:r>
            </w:ins>
            <w:ins w:id="248" w:author="t.baumann" w:date="2007-06-18T15:51:00Z">
              <w:del w:id="249" w:author="a.eckardt" w:date="2007-06-19T13:17:00Z">
                <w:r>
                  <w:rPr>
                    <w:lang w:val="en-US"/>
                  </w:rPr>
                  <w:delText>k</w:delText>
                </w:r>
              </w:del>
              <w:r>
                <w:rPr>
                  <w:lang w:val="en-US"/>
                </w:rPr>
                <w:t>redere</w:t>
              </w:r>
            </w:ins>
            <w:proofErr w:type="spellEnd"/>
            <w:ins w:id="250" w:author="a.eckardt" w:date="2007-06-21T08:42:00Z">
              <w:r>
                <w:rPr>
                  <w:lang w:val="en-US"/>
                </w:rPr>
                <w:t xml:space="preserve"> commission</w:t>
              </w:r>
            </w:ins>
            <w:ins w:id="251" w:author="t.baumann" w:date="2007-06-18T15:51:00Z">
              <w:del w:id="252" w:author="a.eckardt" w:date="2007-06-21T08:42:00Z">
                <w:r>
                  <w:rPr>
                    <w:lang w:val="en-US"/>
                  </w:rPr>
                  <w:delText>-</w:delText>
                </w:r>
                <w:r>
                  <w:rPr>
                    <w:highlight w:val="yellow"/>
                    <w:lang w:val="en-US"/>
                  </w:rPr>
                  <w:delText>Provision</w:delText>
                </w:r>
              </w:del>
              <w:r>
                <w:rPr>
                  <w:lang w:val="en-US"/>
                </w:rPr>
                <w:t xml:space="preserve"> </w:t>
              </w:r>
            </w:ins>
          </w:p>
        </w:tc>
        <w:tc>
          <w:tcPr>
            <w:tcW w:w="1181" w:type="dxa"/>
          </w:tcPr>
          <w:p w14:paraId="1B500A5A" w14:textId="77777777" w:rsidR="00C926B6" w:rsidRPr="00C926B6" w:rsidRDefault="00C926B6" w:rsidP="00CA25BA">
            <w:pPr>
              <w:rPr>
                <w:rFonts w:cs="Arial"/>
              </w:rPr>
            </w:pPr>
            <w:r w:rsidRPr="00C926B6">
              <w:rPr>
                <w:rFonts w:cs="Arial"/>
              </w:rPr>
              <w:t>18</w:t>
            </w:r>
          </w:p>
        </w:tc>
        <w:tc>
          <w:tcPr>
            <w:tcW w:w="5580" w:type="dxa"/>
          </w:tcPr>
          <w:p w14:paraId="1B500A5B" w14:textId="6138126D" w:rsidR="00C926B6" w:rsidRDefault="005F4905" w:rsidP="00CA25BA">
            <w:pPr>
              <w:rPr>
                <w:ins w:id="253" w:author="t.baumann" w:date="2007-06-18T15:52:00Z"/>
                <w:lang w:val="en-US"/>
              </w:rPr>
            </w:pPr>
            <w:r>
              <w:rPr>
                <w:lang w:val="en-US"/>
              </w:rPr>
              <w:t>N/A</w:t>
            </w:r>
          </w:p>
        </w:tc>
      </w:tr>
      <w:tr w:rsidR="00C926B6" w14:paraId="1B500A62" w14:textId="77777777" w:rsidTr="00CA25BA">
        <w:trPr>
          <w:cantSplit/>
          <w:ins w:id="254" w:author="t.baumann" w:date="2007-06-18T15:51:00Z"/>
        </w:trPr>
        <w:tc>
          <w:tcPr>
            <w:tcW w:w="779" w:type="dxa"/>
          </w:tcPr>
          <w:p w14:paraId="1B500A5D" w14:textId="77777777" w:rsidR="00C926B6" w:rsidRDefault="00C926B6" w:rsidP="00CA25BA">
            <w:pPr>
              <w:jc w:val="center"/>
              <w:rPr>
                <w:ins w:id="255" w:author="t.baumann" w:date="2007-06-18T15:51:00Z"/>
                <w:lang w:val="en-US"/>
              </w:rPr>
            </w:pPr>
            <w:ins w:id="256" w:author="t.baumann" w:date="2007-06-18T15:51:00Z">
              <w:r>
                <w:rPr>
                  <w:lang w:val="en-US"/>
                </w:rPr>
                <w:t>14</w:t>
              </w:r>
            </w:ins>
          </w:p>
        </w:tc>
        <w:tc>
          <w:tcPr>
            <w:tcW w:w="2268" w:type="dxa"/>
          </w:tcPr>
          <w:p w14:paraId="1B500A5E" w14:textId="77777777" w:rsidR="00C926B6" w:rsidRDefault="00C926B6" w:rsidP="00CA25BA">
            <w:pPr>
              <w:pStyle w:val="Vorgabetext"/>
              <w:rPr>
                <w:ins w:id="257" w:author="t.baumann" w:date="2007-06-18T15:51:00Z"/>
                <w:lang w:val="en-US"/>
              </w:rPr>
            </w:pPr>
            <w:ins w:id="258" w:author="t.baumann" w:date="2007-06-18T15:51:00Z">
              <w:r>
                <w:rPr>
                  <w:lang w:val="en-US"/>
                </w:rPr>
                <w:t>Marketing</w:t>
              </w:r>
            </w:ins>
            <w:ins w:id="259" w:author="a.eckardt" w:date="2007-06-19T13:14:00Z">
              <w:r>
                <w:rPr>
                  <w:lang w:val="en-US"/>
                </w:rPr>
                <w:t xml:space="preserve"> deduction</w:t>
              </w:r>
            </w:ins>
            <w:ins w:id="260" w:author="t.baumann" w:date="2007-06-18T15:51:00Z">
              <w:del w:id="261" w:author="a.eckardt" w:date="2007-06-19T13:14:00Z">
                <w:r>
                  <w:rPr>
                    <w:lang w:val="en-US"/>
                  </w:rPr>
                  <w:delText>-Abzug</w:delText>
                </w:r>
              </w:del>
            </w:ins>
          </w:p>
        </w:tc>
        <w:tc>
          <w:tcPr>
            <w:tcW w:w="3402" w:type="dxa"/>
          </w:tcPr>
          <w:p w14:paraId="1B500A5F" w14:textId="77777777" w:rsidR="00C926B6" w:rsidRDefault="00C926B6" w:rsidP="00CA25BA">
            <w:pPr>
              <w:rPr>
                <w:ins w:id="262" w:author="t.baumann" w:date="2007-06-18T15:51:00Z"/>
                <w:lang w:val="en-US"/>
              </w:rPr>
            </w:pPr>
            <w:ins w:id="263" w:author="t.baumann" w:date="2007-06-18T15:51:00Z">
              <w:r>
                <w:rPr>
                  <w:lang w:val="en-US"/>
                </w:rPr>
                <w:t>Marketing</w:t>
              </w:r>
            </w:ins>
            <w:ins w:id="264" w:author="a.eckardt" w:date="2007-06-19T13:18:00Z">
              <w:r>
                <w:rPr>
                  <w:lang w:val="en-US"/>
                </w:rPr>
                <w:t xml:space="preserve"> deduction</w:t>
              </w:r>
            </w:ins>
            <w:ins w:id="265" w:author="t.baumann" w:date="2007-06-18T15:51:00Z">
              <w:del w:id="266" w:author="a.eckardt" w:date="2007-06-19T13:18:00Z">
                <w:r>
                  <w:rPr>
                    <w:lang w:val="en-US"/>
                  </w:rPr>
                  <w:delText>abzug</w:delText>
                </w:r>
              </w:del>
              <w:r>
                <w:rPr>
                  <w:lang w:val="en-US"/>
                </w:rPr>
                <w:t xml:space="preserve"> (MA)</w:t>
              </w:r>
            </w:ins>
          </w:p>
        </w:tc>
        <w:tc>
          <w:tcPr>
            <w:tcW w:w="1181" w:type="dxa"/>
          </w:tcPr>
          <w:p w14:paraId="1B500A60" w14:textId="77777777" w:rsidR="00C926B6" w:rsidRPr="00C926B6" w:rsidRDefault="00C926B6" w:rsidP="00CA25BA">
            <w:pPr>
              <w:rPr>
                <w:rFonts w:cs="Arial"/>
              </w:rPr>
            </w:pPr>
            <w:r w:rsidRPr="00C926B6">
              <w:rPr>
                <w:rFonts w:cs="Arial"/>
              </w:rPr>
              <w:t>18</w:t>
            </w:r>
          </w:p>
        </w:tc>
        <w:tc>
          <w:tcPr>
            <w:tcW w:w="5580" w:type="dxa"/>
          </w:tcPr>
          <w:p w14:paraId="1B500A61" w14:textId="77727659" w:rsidR="00C926B6" w:rsidRDefault="005F4905" w:rsidP="00CA25BA">
            <w:pPr>
              <w:rPr>
                <w:ins w:id="267" w:author="t.baumann" w:date="2007-06-18T15:52:00Z"/>
                <w:i/>
                <w:iCs/>
                <w:lang w:val="en-US"/>
              </w:rPr>
            </w:pPr>
            <w:r>
              <w:rPr>
                <w:lang w:val="en-US"/>
              </w:rPr>
              <w:t>N/A</w:t>
            </w:r>
          </w:p>
        </w:tc>
      </w:tr>
      <w:tr w:rsidR="00C926B6" w14:paraId="1B500A68" w14:textId="77777777" w:rsidTr="00CA25BA">
        <w:trPr>
          <w:cantSplit/>
          <w:ins w:id="268" w:author="t.baumann" w:date="2007-06-18T15:51:00Z"/>
        </w:trPr>
        <w:tc>
          <w:tcPr>
            <w:tcW w:w="779" w:type="dxa"/>
          </w:tcPr>
          <w:p w14:paraId="1B500A63" w14:textId="77777777" w:rsidR="00C926B6" w:rsidRDefault="00C926B6" w:rsidP="00CA25BA">
            <w:pPr>
              <w:jc w:val="center"/>
              <w:rPr>
                <w:ins w:id="269" w:author="t.baumann" w:date="2007-06-18T15:51:00Z"/>
                <w:lang w:val="en-US"/>
              </w:rPr>
            </w:pPr>
            <w:ins w:id="270" w:author="t.baumann" w:date="2007-06-18T15:51:00Z">
              <w:r>
                <w:rPr>
                  <w:lang w:val="en-US"/>
                </w:rPr>
                <w:t>15</w:t>
              </w:r>
            </w:ins>
          </w:p>
        </w:tc>
        <w:tc>
          <w:tcPr>
            <w:tcW w:w="2268" w:type="dxa"/>
          </w:tcPr>
          <w:p w14:paraId="1B500A64" w14:textId="77777777" w:rsidR="00C926B6" w:rsidRDefault="00C926B6" w:rsidP="00CA25BA">
            <w:pPr>
              <w:pStyle w:val="Vorgabetext"/>
              <w:rPr>
                <w:ins w:id="271" w:author="t.baumann" w:date="2007-06-18T15:51:00Z"/>
                <w:lang w:val="en-US"/>
              </w:rPr>
            </w:pPr>
            <w:ins w:id="272" w:author="t.baumann" w:date="2007-06-18T15:51:00Z">
              <w:r>
                <w:rPr>
                  <w:lang w:val="en-US"/>
                </w:rPr>
                <w:t>Ret</w:t>
              </w:r>
            </w:ins>
            <w:ins w:id="273" w:author="a.eckardt" w:date="2007-06-19T13:14:00Z">
              <w:r>
                <w:rPr>
                  <w:lang w:val="en-US"/>
                </w:rPr>
                <w:t>urns deduction</w:t>
              </w:r>
            </w:ins>
            <w:ins w:id="274" w:author="t.baumann" w:date="2007-06-18T15:51:00Z">
              <w:del w:id="275" w:author="a.eckardt" w:date="2007-06-19T13:14:00Z">
                <w:r>
                  <w:rPr>
                    <w:lang w:val="en-US"/>
                  </w:rPr>
                  <w:delText>ouren-Abzug</w:delText>
                </w:r>
              </w:del>
            </w:ins>
          </w:p>
        </w:tc>
        <w:tc>
          <w:tcPr>
            <w:tcW w:w="3402" w:type="dxa"/>
          </w:tcPr>
          <w:p w14:paraId="1B500A65" w14:textId="77777777" w:rsidR="00C926B6" w:rsidRDefault="00C926B6" w:rsidP="00CA25BA">
            <w:pPr>
              <w:rPr>
                <w:ins w:id="276" w:author="t.baumann" w:date="2007-06-18T15:51:00Z"/>
                <w:lang w:val="en-US"/>
              </w:rPr>
            </w:pPr>
            <w:ins w:id="277" w:author="t.baumann" w:date="2007-06-18T15:51:00Z">
              <w:r>
                <w:rPr>
                  <w:lang w:val="en-US"/>
                </w:rPr>
                <w:t>Ret</w:t>
              </w:r>
            </w:ins>
            <w:ins w:id="278" w:author="a.eckardt" w:date="2007-06-19T13:18:00Z">
              <w:r>
                <w:rPr>
                  <w:lang w:val="en-US"/>
                </w:rPr>
                <w:t>urns deduction</w:t>
              </w:r>
            </w:ins>
            <w:ins w:id="279" w:author="t.baumann" w:date="2007-06-18T15:51:00Z">
              <w:del w:id="280" w:author="a.eckardt" w:date="2007-06-19T13:18:00Z">
                <w:r>
                  <w:rPr>
                    <w:lang w:val="en-US"/>
                  </w:rPr>
                  <w:delText>ourenabzug</w:delText>
                </w:r>
              </w:del>
              <w:r>
                <w:rPr>
                  <w:lang w:val="en-US"/>
                </w:rPr>
                <w:t xml:space="preserve"> </w:t>
              </w:r>
            </w:ins>
          </w:p>
        </w:tc>
        <w:tc>
          <w:tcPr>
            <w:tcW w:w="1181" w:type="dxa"/>
          </w:tcPr>
          <w:p w14:paraId="1B500A66" w14:textId="77777777" w:rsidR="00C926B6" w:rsidRPr="00C926B6" w:rsidRDefault="00C926B6" w:rsidP="00CA25BA">
            <w:pPr>
              <w:rPr>
                <w:rFonts w:cs="Arial"/>
              </w:rPr>
            </w:pPr>
            <w:r w:rsidRPr="00C926B6">
              <w:rPr>
                <w:rFonts w:cs="Arial"/>
              </w:rPr>
              <w:t>18</w:t>
            </w:r>
          </w:p>
        </w:tc>
        <w:tc>
          <w:tcPr>
            <w:tcW w:w="5580" w:type="dxa"/>
          </w:tcPr>
          <w:p w14:paraId="1B500A67" w14:textId="40D4B0E0" w:rsidR="00C926B6" w:rsidRDefault="005F4905" w:rsidP="00CA25BA">
            <w:pPr>
              <w:rPr>
                <w:ins w:id="281" w:author="t.baumann" w:date="2007-06-18T15:52:00Z"/>
                <w:lang w:val="en-US"/>
              </w:rPr>
            </w:pPr>
            <w:r>
              <w:rPr>
                <w:lang w:val="en-US"/>
              </w:rPr>
              <w:t>N/A</w:t>
            </w:r>
          </w:p>
        </w:tc>
      </w:tr>
      <w:tr w:rsidR="00C926B6" w14:paraId="1B500A6E" w14:textId="77777777" w:rsidTr="00CA25BA">
        <w:trPr>
          <w:cantSplit/>
          <w:ins w:id="282" w:author="t.baumann" w:date="2007-06-18T15:51:00Z"/>
        </w:trPr>
        <w:tc>
          <w:tcPr>
            <w:tcW w:w="779" w:type="dxa"/>
          </w:tcPr>
          <w:p w14:paraId="1B500A69" w14:textId="77777777" w:rsidR="00C926B6" w:rsidRDefault="00C926B6" w:rsidP="00CA25BA">
            <w:pPr>
              <w:jc w:val="center"/>
              <w:rPr>
                <w:ins w:id="283" w:author="t.baumann" w:date="2007-06-18T15:51:00Z"/>
                <w:lang w:val="en-US"/>
              </w:rPr>
            </w:pPr>
            <w:ins w:id="284" w:author="t.baumann" w:date="2007-06-18T15:51:00Z">
              <w:r>
                <w:rPr>
                  <w:lang w:val="en-US"/>
                </w:rPr>
                <w:t>16</w:t>
              </w:r>
            </w:ins>
          </w:p>
        </w:tc>
        <w:tc>
          <w:tcPr>
            <w:tcW w:w="2268" w:type="dxa"/>
          </w:tcPr>
          <w:p w14:paraId="1B500A6A" w14:textId="77777777" w:rsidR="00C926B6" w:rsidRDefault="00C926B6" w:rsidP="00CA25BA">
            <w:pPr>
              <w:pStyle w:val="Vorgabetext"/>
              <w:rPr>
                <w:ins w:id="285" w:author="t.baumann" w:date="2007-06-18T15:51:00Z"/>
                <w:lang w:val="en-US"/>
              </w:rPr>
            </w:pPr>
            <w:ins w:id="286" w:author="t.baumann" w:date="2007-06-18T15:51:00Z">
              <w:r>
                <w:rPr>
                  <w:lang w:val="en-US"/>
                </w:rPr>
                <w:t>Logisti</w:t>
              </w:r>
            </w:ins>
            <w:ins w:id="287" w:author="a.eckardt" w:date="2007-06-19T13:14:00Z">
              <w:r>
                <w:rPr>
                  <w:lang w:val="en-US"/>
                </w:rPr>
                <w:t>cs deduction</w:t>
              </w:r>
            </w:ins>
            <w:ins w:id="288" w:author="t.baumann" w:date="2007-06-18T15:51:00Z">
              <w:del w:id="289" w:author="a.eckardt" w:date="2007-06-19T13:14:00Z">
                <w:r>
                  <w:rPr>
                    <w:lang w:val="en-US"/>
                  </w:rPr>
                  <w:delText>k-Abzug</w:delText>
                </w:r>
              </w:del>
            </w:ins>
          </w:p>
        </w:tc>
        <w:tc>
          <w:tcPr>
            <w:tcW w:w="3402" w:type="dxa"/>
          </w:tcPr>
          <w:p w14:paraId="1B500A6B" w14:textId="77777777" w:rsidR="00C926B6" w:rsidRDefault="00C926B6" w:rsidP="00CA25BA">
            <w:pPr>
              <w:rPr>
                <w:ins w:id="290" w:author="t.baumann" w:date="2007-06-18T15:51:00Z"/>
                <w:lang w:val="en-US"/>
              </w:rPr>
            </w:pPr>
            <w:ins w:id="291" w:author="t.baumann" w:date="2007-06-18T15:51:00Z">
              <w:r>
                <w:rPr>
                  <w:lang w:val="en-US"/>
                </w:rPr>
                <w:t>Logisti</w:t>
              </w:r>
            </w:ins>
            <w:ins w:id="292" w:author="a.eckardt" w:date="2007-06-19T13:18:00Z">
              <w:r>
                <w:rPr>
                  <w:lang w:val="en-US"/>
                </w:rPr>
                <w:t>cs deduction</w:t>
              </w:r>
            </w:ins>
            <w:ins w:id="293" w:author="t.baumann" w:date="2007-06-18T15:51:00Z">
              <w:del w:id="294" w:author="a.eckardt" w:date="2007-06-19T13:18:00Z">
                <w:r>
                  <w:rPr>
                    <w:lang w:val="en-US"/>
                  </w:rPr>
                  <w:delText>kabzug</w:delText>
                </w:r>
              </w:del>
              <w:r>
                <w:rPr>
                  <w:lang w:val="en-US"/>
                </w:rPr>
                <w:t xml:space="preserve"> </w:t>
              </w:r>
            </w:ins>
          </w:p>
        </w:tc>
        <w:tc>
          <w:tcPr>
            <w:tcW w:w="1181" w:type="dxa"/>
          </w:tcPr>
          <w:p w14:paraId="1B500A6C" w14:textId="77777777" w:rsidR="00C926B6" w:rsidRPr="00C926B6" w:rsidRDefault="00C926B6" w:rsidP="00CA25BA">
            <w:pPr>
              <w:rPr>
                <w:rFonts w:cs="Arial"/>
              </w:rPr>
            </w:pPr>
            <w:r w:rsidRPr="00C926B6">
              <w:rPr>
                <w:rFonts w:cs="Arial"/>
              </w:rPr>
              <w:t>18</w:t>
            </w:r>
          </w:p>
        </w:tc>
        <w:tc>
          <w:tcPr>
            <w:tcW w:w="5580" w:type="dxa"/>
          </w:tcPr>
          <w:p w14:paraId="1B500A6D" w14:textId="7558165A" w:rsidR="00C926B6" w:rsidRDefault="005F4905" w:rsidP="00CA25BA">
            <w:pPr>
              <w:rPr>
                <w:ins w:id="295" w:author="t.baumann" w:date="2007-06-18T15:52:00Z"/>
                <w:lang w:val="en-US"/>
              </w:rPr>
            </w:pPr>
            <w:r>
              <w:rPr>
                <w:lang w:val="en-US"/>
              </w:rPr>
              <w:t>N/A</w:t>
            </w:r>
          </w:p>
        </w:tc>
      </w:tr>
      <w:tr w:rsidR="00C926B6" w14:paraId="1B500A74" w14:textId="77777777" w:rsidTr="00CA25BA">
        <w:trPr>
          <w:cantSplit/>
          <w:ins w:id="296" w:author="t.baumann" w:date="2007-06-18T15:51:00Z"/>
        </w:trPr>
        <w:tc>
          <w:tcPr>
            <w:tcW w:w="779" w:type="dxa"/>
          </w:tcPr>
          <w:p w14:paraId="1B500A6F" w14:textId="77777777" w:rsidR="00C926B6" w:rsidRDefault="00C926B6" w:rsidP="00CA25BA">
            <w:pPr>
              <w:jc w:val="center"/>
              <w:rPr>
                <w:ins w:id="297" w:author="t.baumann" w:date="2007-06-18T15:51:00Z"/>
                <w:lang w:val="en-US"/>
              </w:rPr>
            </w:pPr>
            <w:ins w:id="298" w:author="t.baumann" w:date="2007-06-18T15:51:00Z">
              <w:r>
                <w:rPr>
                  <w:lang w:val="en-US"/>
                </w:rPr>
                <w:t>17</w:t>
              </w:r>
            </w:ins>
          </w:p>
        </w:tc>
        <w:tc>
          <w:tcPr>
            <w:tcW w:w="2268" w:type="dxa"/>
          </w:tcPr>
          <w:p w14:paraId="1B500A70" w14:textId="77777777" w:rsidR="00C926B6" w:rsidRDefault="00C926B6" w:rsidP="00CA25BA">
            <w:pPr>
              <w:pStyle w:val="Vorgabetext"/>
              <w:rPr>
                <w:ins w:id="299" w:author="t.baumann" w:date="2007-06-18T15:51:00Z"/>
                <w:lang w:val="en-US"/>
              </w:rPr>
            </w:pPr>
            <w:ins w:id="300" w:author="a.eckardt" w:date="2007-06-19T13:14:00Z">
              <w:r>
                <w:rPr>
                  <w:lang w:val="en-US"/>
                </w:rPr>
                <w:t xml:space="preserve">Space </w:t>
              </w:r>
            </w:ins>
            <w:ins w:id="301" w:author="t.baumann" w:date="2007-06-18T15:51:00Z">
              <w:del w:id="302" w:author="a.eckardt" w:date="2007-06-19T13:14:00Z">
                <w:r>
                  <w:rPr>
                    <w:lang w:val="en-US"/>
                  </w:rPr>
                  <w:delText>Flächen</w:delText>
                </w:r>
              </w:del>
              <w:r>
                <w:rPr>
                  <w:lang w:val="en-US"/>
                </w:rPr>
                <w:t>management</w:t>
              </w:r>
            </w:ins>
            <w:ins w:id="303" w:author="a.eckardt" w:date="2007-06-19T13:15:00Z">
              <w:r>
                <w:rPr>
                  <w:lang w:val="en-US"/>
                </w:rPr>
                <w:t xml:space="preserve"> deduction</w:t>
              </w:r>
            </w:ins>
            <w:ins w:id="304" w:author="t.baumann" w:date="2007-06-18T15:51:00Z">
              <w:del w:id="305" w:author="a.eckardt" w:date="2007-06-19T13:15:00Z">
                <w:r>
                  <w:rPr>
                    <w:lang w:val="en-US"/>
                  </w:rPr>
                  <w:delText>-Abzug</w:delText>
                </w:r>
              </w:del>
            </w:ins>
          </w:p>
        </w:tc>
        <w:tc>
          <w:tcPr>
            <w:tcW w:w="3402" w:type="dxa"/>
          </w:tcPr>
          <w:p w14:paraId="1B500A71" w14:textId="77777777" w:rsidR="00C926B6" w:rsidRDefault="00C926B6" w:rsidP="00CA25BA">
            <w:pPr>
              <w:rPr>
                <w:ins w:id="306" w:author="t.baumann" w:date="2007-06-18T15:51:00Z"/>
                <w:lang w:val="en-US"/>
              </w:rPr>
            </w:pPr>
            <w:ins w:id="307" w:author="a.eckardt" w:date="2007-06-19T13:18:00Z">
              <w:r>
                <w:rPr>
                  <w:lang w:val="en-US"/>
                </w:rPr>
                <w:t xml:space="preserve">Space </w:t>
              </w:r>
            </w:ins>
            <w:ins w:id="308" w:author="t.baumann" w:date="2007-06-18T15:51:00Z">
              <w:del w:id="309" w:author="a.eckardt" w:date="2007-06-19T13:18:00Z">
                <w:r>
                  <w:rPr>
                    <w:lang w:val="en-US"/>
                  </w:rPr>
                  <w:delText>Fläche</w:delText>
                </w:r>
              </w:del>
              <w:del w:id="310" w:author="a.eckardt" w:date="2007-06-21T08:50:00Z">
                <w:r>
                  <w:rPr>
                    <w:lang w:val="en-US"/>
                  </w:rPr>
                  <w:delText>n</w:delText>
                </w:r>
              </w:del>
              <w:r>
                <w:rPr>
                  <w:lang w:val="en-US"/>
                </w:rPr>
                <w:t>management</w:t>
              </w:r>
            </w:ins>
            <w:ins w:id="311" w:author="a.eckardt" w:date="2007-06-19T13:18:00Z">
              <w:r>
                <w:rPr>
                  <w:lang w:val="en-US"/>
                </w:rPr>
                <w:t xml:space="preserve"> deductions</w:t>
              </w:r>
            </w:ins>
            <w:ins w:id="312" w:author="t.baumann" w:date="2007-06-18T15:51:00Z">
              <w:del w:id="313" w:author="a.eckardt" w:date="2007-06-19T13:18:00Z">
                <w:r>
                  <w:rPr>
                    <w:lang w:val="en-US"/>
                  </w:rPr>
                  <w:delText>abzüge</w:delText>
                </w:r>
              </w:del>
              <w:r>
                <w:rPr>
                  <w:lang w:val="en-US"/>
                </w:rPr>
                <w:t xml:space="preserve"> (FMA)</w:t>
              </w:r>
            </w:ins>
          </w:p>
        </w:tc>
        <w:tc>
          <w:tcPr>
            <w:tcW w:w="1181" w:type="dxa"/>
          </w:tcPr>
          <w:p w14:paraId="1B500A72" w14:textId="77777777" w:rsidR="00C926B6" w:rsidRPr="00C926B6" w:rsidRDefault="00C926B6" w:rsidP="00CA25BA">
            <w:pPr>
              <w:rPr>
                <w:rFonts w:cs="Arial"/>
              </w:rPr>
            </w:pPr>
            <w:r w:rsidRPr="00C926B6">
              <w:rPr>
                <w:rFonts w:cs="Arial"/>
              </w:rPr>
              <w:t>18</w:t>
            </w:r>
          </w:p>
        </w:tc>
        <w:tc>
          <w:tcPr>
            <w:tcW w:w="5580" w:type="dxa"/>
          </w:tcPr>
          <w:p w14:paraId="1B500A73" w14:textId="17D82DC3" w:rsidR="00C926B6" w:rsidRDefault="005F4905" w:rsidP="00CA25BA">
            <w:pPr>
              <w:rPr>
                <w:ins w:id="314" w:author="t.baumann" w:date="2007-06-18T15:52:00Z"/>
                <w:lang w:val="en-US"/>
              </w:rPr>
            </w:pPr>
            <w:r>
              <w:rPr>
                <w:lang w:val="en-US"/>
              </w:rPr>
              <w:t>N/A</w:t>
            </w:r>
          </w:p>
        </w:tc>
      </w:tr>
      <w:tr w:rsidR="00D76F59" w14:paraId="1B500A7A" w14:textId="77777777" w:rsidTr="00CA25BA">
        <w:trPr>
          <w:cantSplit/>
        </w:trPr>
        <w:tc>
          <w:tcPr>
            <w:tcW w:w="779" w:type="dxa"/>
          </w:tcPr>
          <w:p w14:paraId="1B500A75" w14:textId="77777777" w:rsidR="00D76F59" w:rsidRDefault="00D76F59" w:rsidP="00D76F59">
            <w:pPr>
              <w:jc w:val="center"/>
            </w:pPr>
            <w:r>
              <w:lastRenderedPageBreak/>
              <w:t>18</w:t>
            </w:r>
          </w:p>
        </w:tc>
        <w:tc>
          <w:tcPr>
            <w:tcW w:w="2268" w:type="dxa"/>
          </w:tcPr>
          <w:p w14:paraId="1B500A76" w14:textId="77777777" w:rsidR="00D76F59" w:rsidRPr="006A2055" w:rsidRDefault="006A2055" w:rsidP="00D76F59">
            <w:pPr>
              <w:pStyle w:val="Vorgabetext"/>
              <w:rPr>
                <w:lang w:val="en-US"/>
              </w:rPr>
            </w:pPr>
            <w:r w:rsidRPr="006A2055">
              <w:rPr>
                <w:lang w:val="en-US"/>
              </w:rPr>
              <w:t>Item reason code</w:t>
            </w:r>
            <w:r w:rsidR="00D76F59" w:rsidRPr="006A2055">
              <w:rPr>
                <w:lang w:val="en-US"/>
              </w:rPr>
              <w:t xml:space="preserve"> </w:t>
            </w:r>
          </w:p>
        </w:tc>
        <w:tc>
          <w:tcPr>
            <w:tcW w:w="3402" w:type="dxa"/>
          </w:tcPr>
          <w:p w14:paraId="1B500A77" w14:textId="77777777" w:rsidR="00D76F59" w:rsidRPr="006A2055" w:rsidRDefault="006A2055" w:rsidP="00D76F59">
            <w:pPr>
              <w:pStyle w:val="Default"/>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External reason code for payment amount of entire item. </w:t>
            </w:r>
          </w:p>
        </w:tc>
        <w:tc>
          <w:tcPr>
            <w:tcW w:w="1181" w:type="dxa"/>
          </w:tcPr>
          <w:p w14:paraId="1B500A78" w14:textId="77777777" w:rsidR="00D76F59" w:rsidRPr="00E426EF" w:rsidRDefault="00D76F59" w:rsidP="00D76F59">
            <w:pPr>
              <w:rPr>
                <w:rFonts w:cs="Arial"/>
              </w:rPr>
            </w:pPr>
            <w:r>
              <w:rPr>
                <w:rFonts w:cs="Arial"/>
              </w:rPr>
              <w:t>3</w:t>
            </w:r>
          </w:p>
        </w:tc>
        <w:tc>
          <w:tcPr>
            <w:tcW w:w="5580" w:type="dxa"/>
          </w:tcPr>
          <w:p w14:paraId="0975F70D" w14:textId="77777777" w:rsidR="00CD3DB9" w:rsidRDefault="00CD3DB9" w:rsidP="00CD3DB9">
            <w:r>
              <w:t xml:space="preserve">1.If the invoice number starts with 248 </w:t>
            </w:r>
          </w:p>
          <w:p w14:paraId="0D935537" w14:textId="77777777" w:rsidR="00CD3DB9" w:rsidRDefault="00CD3DB9" w:rsidP="00CD3DB9">
            <w:r>
              <w:t xml:space="preserve">   248*   -   316</w:t>
            </w:r>
          </w:p>
          <w:p w14:paraId="6838C7E4" w14:textId="77777777" w:rsidR="00CD3DB9" w:rsidRDefault="00CD3DB9" w:rsidP="00CD3DB9">
            <w:r>
              <w:t xml:space="preserve">2.If the invoice number starts with 5108   </w:t>
            </w:r>
          </w:p>
          <w:p w14:paraId="65595669" w14:textId="77777777" w:rsidR="00CD3DB9" w:rsidRDefault="00CD3DB9" w:rsidP="00CD3DB9">
            <w:r>
              <w:t xml:space="preserve">   5108*   -   321</w:t>
            </w:r>
          </w:p>
          <w:p w14:paraId="2F54D928" w14:textId="77777777" w:rsidR="00CD3DB9" w:rsidRDefault="00CD3DB9" w:rsidP="00CD3DB9">
            <w:r>
              <w:t xml:space="preserve">3.If the invoice number starts with 24610 </w:t>
            </w:r>
          </w:p>
          <w:p w14:paraId="651B934B" w14:textId="77777777" w:rsidR="00CD3DB9" w:rsidRDefault="00CD3DB9" w:rsidP="00CD3DB9">
            <w:r>
              <w:t xml:space="preserve">   24610*   -   316</w:t>
            </w:r>
          </w:p>
          <w:p w14:paraId="6DEE9430" w14:textId="77777777" w:rsidR="00CD3DB9" w:rsidRDefault="00CD3DB9" w:rsidP="00CD3DB9">
            <w:r>
              <w:t xml:space="preserve">4.If the invoice number starts with 234610   </w:t>
            </w:r>
          </w:p>
          <w:p w14:paraId="74B7DD83" w14:textId="77777777" w:rsidR="00CD3DB9" w:rsidRDefault="00CD3DB9" w:rsidP="00CD3DB9">
            <w:r>
              <w:t xml:space="preserve">   234610*   -   316</w:t>
            </w:r>
          </w:p>
          <w:p w14:paraId="4CB9CFF8" w14:textId="77777777" w:rsidR="00CD3DB9" w:rsidRDefault="00CD3DB9" w:rsidP="00CD3DB9">
            <w:r>
              <w:t xml:space="preserve">5.If the invoice number starts with 294610   </w:t>
            </w:r>
          </w:p>
          <w:p w14:paraId="0F6C2DCB" w14:textId="77777777" w:rsidR="00CD3DB9" w:rsidRDefault="00CD3DB9" w:rsidP="00CD3DB9">
            <w:r>
              <w:t xml:space="preserve">  294610*   -   316</w:t>
            </w:r>
          </w:p>
          <w:p w14:paraId="44259046" w14:textId="77777777" w:rsidR="00CD3DB9" w:rsidRDefault="00CD3DB9" w:rsidP="00CD3DB9">
            <w:r>
              <w:t xml:space="preserve">6.If the invoice number starts with 504610   </w:t>
            </w:r>
          </w:p>
          <w:p w14:paraId="701CAADD" w14:textId="77777777" w:rsidR="00CD3DB9" w:rsidRDefault="00CD3DB9" w:rsidP="00CD3DB9">
            <w:r>
              <w:t xml:space="preserve">   504610*   -   316</w:t>
            </w:r>
          </w:p>
          <w:p w14:paraId="16D3CD89" w14:textId="77777777" w:rsidR="00CD3DB9" w:rsidRDefault="00CD3DB9" w:rsidP="00CD3DB9">
            <w:r>
              <w:t xml:space="preserve">7.If the invoice number contain "-202" in the invoice   </w:t>
            </w:r>
          </w:p>
          <w:p w14:paraId="5680ADF3" w14:textId="77777777" w:rsidR="00CD3DB9" w:rsidRDefault="00CD3DB9" w:rsidP="00CD3DB9">
            <w:r>
              <w:t xml:space="preserve">  *-202*   -   319</w:t>
            </w:r>
          </w:p>
          <w:p w14:paraId="219E316D" w14:textId="77777777" w:rsidR="00CD3DB9" w:rsidRDefault="00CD3DB9" w:rsidP="00CD3DB9">
            <w:r>
              <w:t xml:space="preserve">8.If the invoice number ending with UL   </w:t>
            </w:r>
          </w:p>
          <w:p w14:paraId="4CDAD686" w14:textId="77777777" w:rsidR="00CD3DB9" w:rsidRDefault="00CD3DB9" w:rsidP="00CD3DB9">
            <w:r>
              <w:t xml:space="preserve">  *UL   -   316</w:t>
            </w:r>
          </w:p>
          <w:p w14:paraId="0264A7CD" w14:textId="77777777" w:rsidR="00CD3DB9" w:rsidRDefault="00CD3DB9" w:rsidP="00CD3DB9">
            <w:r>
              <w:t xml:space="preserve">9.If the invoice number starts with OTIF   </w:t>
            </w:r>
          </w:p>
          <w:p w14:paraId="6A862422" w14:textId="77777777" w:rsidR="00CD3DB9" w:rsidRDefault="00CD3DB9" w:rsidP="00CD3DB9">
            <w:r>
              <w:t xml:space="preserve">   OTIF*   -   316</w:t>
            </w:r>
          </w:p>
          <w:p w14:paraId="37252331" w14:textId="77777777" w:rsidR="00CD3DB9" w:rsidRDefault="00CD3DB9" w:rsidP="00CD3DB9">
            <w:r>
              <w:t xml:space="preserve">10.If the invoice number starts with PRATL   </w:t>
            </w:r>
          </w:p>
          <w:p w14:paraId="26C3DC6E" w14:textId="77777777" w:rsidR="00CD3DB9" w:rsidRDefault="00CD3DB9" w:rsidP="00CD3DB9">
            <w:r>
              <w:t xml:space="preserve">  PRATL*   -   316</w:t>
            </w:r>
          </w:p>
          <w:p w14:paraId="42EC2255" w14:textId="77777777" w:rsidR="00CD3DB9" w:rsidRDefault="00CD3DB9" w:rsidP="00CD3DB9">
            <w:r>
              <w:t xml:space="preserve">11.If the invoice number starts with PRONT   </w:t>
            </w:r>
          </w:p>
          <w:p w14:paraId="77EDDD75" w14:textId="77777777" w:rsidR="00CD3DB9" w:rsidRDefault="00CD3DB9" w:rsidP="00CD3DB9">
            <w:r>
              <w:t xml:space="preserve">   PRONT*   -   316</w:t>
            </w:r>
          </w:p>
          <w:p w14:paraId="7B55D5C0" w14:textId="77777777" w:rsidR="00CD3DB9" w:rsidRDefault="00CD3DB9" w:rsidP="00CD3DB9">
            <w:r>
              <w:t xml:space="preserve">12.If the invoice number starts with PRWBU   </w:t>
            </w:r>
          </w:p>
          <w:p w14:paraId="26F61785" w14:textId="77777777" w:rsidR="00CD3DB9" w:rsidRDefault="00CD3DB9" w:rsidP="00CD3DB9">
            <w:r>
              <w:lastRenderedPageBreak/>
              <w:t xml:space="preserve">  PRWBU*   -   316</w:t>
            </w:r>
          </w:p>
          <w:p w14:paraId="49F10B07" w14:textId="77777777" w:rsidR="00CD3DB9" w:rsidRDefault="00CD3DB9" w:rsidP="00CD3DB9">
            <w:r>
              <w:t xml:space="preserve">13.If the invoice number starts with REPLEN   </w:t>
            </w:r>
          </w:p>
          <w:p w14:paraId="3F40F0D9" w14:textId="77777777" w:rsidR="00CD3DB9" w:rsidRDefault="00CD3DB9" w:rsidP="00CD3DB9">
            <w:r>
              <w:t xml:space="preserve">   REPLEN*   -   316</w:t>
            </w:r>
          </w:p>
          <w:p w14:paraId="39647E7D" w14:textId="77777777" w:rsidR="00CD3DB9" w:rsidRDefault="00CD3DB9" w:rsidP="00CD3DB9">
            <w:r>
              <w:t xml:space="preserve">14.If the invoice number starts with WEEK END   </w:t>
            </w:r>
          </w:p>
          <w:p w14:paraId="5F554A17" w14:textId="77777777" w:rsidR="00CD3DB9" w:rsidRDefault="00CD3DB9" w:rsidP="00CD3DB9">
            <w:r>
              <w:t xml:space="preserve">  WEEK END*   -   319</w:t>
            </w:r>
          </w:p>
          <w:p w14:paraId="66083589" w14:textId="77777777" w:rsidR="00CD3DB9" w:rsidRDefault="00CD3DB9" w:rsidP="00CD3DB9">
            <w:r>
              <w:t xml:space="preserve">15.If the invoice number starts with MR   </w:t>
            </w:r>
          </w:p>
          <w:p w14:paraId="63FAB929" w14:textId="77777777" w:rsidR="00CD3DB9" w:rsidRDefault="00CD3DB9" w:rsidP="00CD3DB9">
            <w:r>
              <w:t xml:space="preserve">  MR*   -   319</w:t>
            </w:r>
          </w:p>
          <w:p w14:paraId="249E456B" w14:textId="77777777" w:rsidR="00CD3DB9" w:rsidRDefault="00CD3DB9" w:rsidP="00CD3DB9">
            <w:r>
              <w:t xml:space="preserve">16.If the invoice number ending with FS1   </w:t>
            </w:r>
          </w:p>
          <w:p w14:paraId="1B500A79" w14:textId="17BBEF9B" w:rsidR="00E11DC2" w:rsidRDefault="00CD3DB9" w:rsidP="00CD3DB9">
            <w:r>
              <w:t xml:space="preserve">   *FS1   -   323</w:t>
            </w:r>
            <w:r w:rsidR="000D0C5F">
              <w:br/>
              <w:t xml:space="preserve">17. For others -323. </w:t>
            </w:r>
          </w:p>
        </w:tc>
      </w:tr>
      <w:tr w:rsidR="00D76F59" w14:paraId="1B500A80" w14:textId="77777777" w:rsidTr="00CA25BA">
        <w:trPr>
          <w:cantSplit/>
        </w:trPr>
        <w:tc>
          <w:tcPr>
            <w:tcW w:w="779" w:type="dxa"/>
          </w:tcPr>
          <w:p w14:paraId="1B500A7B" w14:textId="77777777" w:rsidR="00D76F59" w:rsidRDefault="00D76F59" w:rsidP="00D76F59">
            <w:pPr>
              <w:jc w:val="center"/>
            </w:pPr>
            <w:r>
              <w:lastRenderedPageBreak/>
              <w:t>19</w:t>
            </w:r>
          </w:p>
        </w:tc>
        <w:tc>
          <w:tcPr>
            <w:tcW w:w="2268" w:type="dxa"/>
          </w:tcPr>
          <w:p w14:paraId="1B500A7C" w14:textId="77777777" w:rsidR="00D76F59" w:rsidRPr="006A2055" w:rsidRDefault="006A2055" w:rsidP="006A2055">
            <w:pPr>
              <w:pStyle w:val="Default"/>
              <w:jc w:val="both"/>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Reason code </w:t>
            </w:r>
            <w:r w:rsidR="00D76F59" w:rsidRPr="006A2055">
              <w:rPr>
                <w:rFonts w:ascii="Calibri" w:eastAsia="Calibri" w:hAnsi="Calibri" w:cs="Times New Roman"/>
                <w:color w:val="auto"/>
                <w:sz w:val="22"/>
                <w:szCs w:val="20"/>
                <w:lang w:val="en-US"/>
              </w:rPr>
              <w:t xml:space="preserve">1 </w:t>
            </w:r>
          </w:p>
        </w:tc>
        <w:tc>
          <w:tcPr>
            <w:tcW w:w="3402" w:type="dxa"/>
          </w:tcPr>
          <w:p w14:paraId="1B500A7D" w14:textId="77777777" w:rsidR="00D76F59" w:rsidRPr="006A2055" w:rsidRDefault="006A2055" w:rsidP="00D76F59">
            <w:pPr>
              <w:pStyle w:val="Default"/>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External reason code for bonus deduction (deduction type 1). </w:t>
            </w:r>
          </w:p>
        </w:tc>
        <w:tc>
          <w:tcPr>
            <w:tcW w:w="1181" w:type="dxa"/>
          </w:tcPr>
          <w:p w14:paraId="1B500A7E" w14:textId="77777777" w:rsidR="00D76F59" w:rsidRPr="00DB00D0" w:rsidRDefault="00D76F59" w:rsidP="00D76F59">
            <w:pPr>
              <w:rPr>
                <w:rFonts w:cs="Arial"/>
              </w:rPr>
            </w:pPr>
            <w:r>
              <w:rPr>
                <w:rFonts w:cs="Arial"/>
              </w:rPr>
              <w:t>3</w:t>
            </w:r>
          </w:p>
        </w:tc>
        <w:tc>
          <w:tcPr>
            <w:tcW w:w="5580" w:type="dxa"/>
          </w:tcPr>
          <w:p w14:paraId="1B500A7F" w14:textId="618DA289" w:rsidR="00D76F59" w:rsidRDefault="005F4905" w:rsidP="00D76F59">
            <w:r>
              <w:t>N/A</w:t>
            </w:r>
          </w:p>
        </w:tc>
      </w:tr>
      <w:tr w:rsidR="00D76F59" w14:paraId="1B500A86" w14:textId="77777777" w:rsidTr="00CA25BA">
        <w:trPr>
          <w:cantSplit/>
        </w:trPr>
        <w:tc>
          <w:tcPr>
            <w:tcW w:w="779" w:type="dxa"/>
          </w:tcPr>
          <w:p w14:paraId="1B500A81" w14:textId="77777777" w:rsidR="00D76F59" w:rsidRDefault="00D76F59" w:rsidP="00D76F59">
            <w:pPr>
              <w:jc w:val="center"/>
            </w:pPr>
            <w:r>
              <w:t>20</w:t>
            </w:r>
          </w:p>
        </w:tc>
        <w:tc>
          <w:tcPr>
            <w:tcW w:w="2268" w:type="dxa"/>
          </w:tcPr>
          <w:p w14:paraId="1B500A82" w14:textId="77777777" w:rsidR="00D76F59" w:rsidRPr="006A2055" w:rsidRDefault="006A2055" w:rsidP="006A2055">
            <w:pPr>
              <w:pStyle w:val="Default"/>
              <w:jc w:val="both"/>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Reason code </w:t>
            </w:r>
            <w:r w:rsidR="00D76F59" w:rsidRPr="006A2055">
              <w:rPr>
                <w:rFonts w:ascii="Calibri" w:eastAsia="Calibri" w:hAnsi="Calibri" w:cs="Times New Roman"/>
                <w:color w:val="auto"/>
                <w:sz w:val="22"/>
                <w:szCs w:val="20"/>
                <w:lang w:val="en-US"/>
              </w:rPr>
              <w:t xml:space="preserve">2 </w:t>
            </w:r>
          </w:p>
        </w:tc>
        <w:tc>
          <w:tcPr>
            <w:tcW w:w="3402" w:type="dxa"/>
          </w:tcPr>
          <w:p w14:paraId="1B500A83" w14:textId="77777777" w:rsidR="00D76F59" w:rsidRPr="006A2055" w:rsidRDefault="006A2055" w:rsidP="00D76F59">
            <w:pPr>
              <w:pStyle w:val="Default"/>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External reason code for marketing cost deduction (deduction type 2). </w:t>
            </w:r>
          </w:p>
        </w:tc>
        <w:tc>
          <w:tcPr>
            <w:tcW w:w="1181" w:type="dxa"/>
          </w:tcPr>
          <w:p w14:paraId="1B500A84" w14:textId="77777777" w:rsidR="00D76F59" w:rsidRPr="00DB00D0" w:rsidRDefault="00D76F59" w:rsidP="00D76F59">
            <w:pPr>
              <w:rPr>
                <w:rFonts w:cs="Arial"/>
              </w:rPr>
            </w:pPr>
            <w:r>
              <w:rPr>
                <w:rFonts w:cs="Arial"/>
              </w:rPr>
              <w:t>3</w:t>
            </w:r>
          </w:p>
        </w:tc>
        <w:tc>
          <w:tcPr>
            <w:tcW w:w="5580" w:type="dxa"/>
          </w:tcPr>
          <w:p w14:paraId="1B500A85" w14:textId="0534769C" w:rsidR="00D76F59" w:rsidRDefault="005F4905" w:rsidP="00D76F59">
            <w:r>
              <w:t>N/A</w:t>
            </w:r>
          </w:p>
        </w:tc>
      </w:tr>
      <w:tr w:rsidR="00D76F59" w14:paraId="1B500A8C" w14:textId="77777777" w:rsidTr="00CA25BA">
        <w:trPr>
          <w:cantSplit/>
        </w:trPr>
        <w:tc>
          <w:tcPr>
            <w:tcW w:w="779" w:type="dxa"/>
          </w:tcPr>
          <w:p w14:paraId="1B500A87" w14:textId="77777777" w:rsidR="00D76F59" w:rsidRDefault="00D76F59" w:rsidP="00D76F59">
            <w:pPr>
              <w:jc w:val="center"/>
            </w:pPr>
            <w:r>
              <w:t>21</w:t>
            </w:r>
          </w:p>
        </w:tc>
        <w:tc>
          <w:tcPr>
            <w:tcW w:w="2268" w:type="dxa"/>
          </w:tcPr>
          <w:p w14:paraId="1B500A88" w14:textId="77777777" w:rsidR="00D76F59" w:rsidRPr="006A2055" w:rsidRDefault="006A2055" w:rsidP="006A2055">
            <w:pPr>
              <w:pStyle w:val="Default"/>
              <w:jc w:val="both"/>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Reason code </w:t>
            </w:r>
            <w:r w:rsidR="00D76F59" w:rsidRPr="006A2055">
              <w:rPr>
                <w:rFonts w:ascii="Calibri" w:eastAsia="Calibri" w:hAnsi="Calibri" w:cs="Times New Roman"/>
                <w:color w:val="auto"/>
                <w:sz w:val="22"/>
                <w:szCs w:val="20"/>
                <w:lang w:val="en-US"/>
              </w:rPr>
              <w:t xml:space="preserve">3 </w:t>
            </w:r>
          </w:p>
        </w:tc>
        <w:tc>
          <w:tcPr>
            <w:tcW w:w="3402" w:type="dxa"/>
          </w:tcPr>
          <w:p w14:paraId="1B500A89" w14:textId="77777777" w:rsidR="00D76F59" w:rsidRPr="006A2055" w:rsidRDefault="006A2055" w:rsidP="00D76F59">
            <w:pPr>
              <w:pStyle w:val="Default"/>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External reason code for packaging deduction (deduction type 3). </w:t>
            </w:r>
          </w:p>
        </w:tc>
        <w:tc>
          <w:tcPr>
            <w:tcW w:w="1181" w:type="dxa"/>
          </w:tcPr>
          <w:p w14:paraId="1B500A8A" w14:textId="77777777" w:rsidR="00D76F59" w:rsidRPr="00E426EF" w:rsidRDefault="00D76F59" w:rsidP="00D76F59">
            <w:pPr>
              <w:rPr>
                <w:rFonts w:cs="Arial"/>
              </w:rPr>
            </w:pPr>
            <w:r>
              <w:rPr>
                <w:rFonts w:cs="Arial"/>
              </w:rPr>
              <w:t>3</w:t>
            </w:r>
          </w:p>
        </w:tc>
        <w:tc>
          <w:tcPr>
            <w:tcW w:w="5580" w:type="dxa"/>
          </w:tcPr>
          <w:p w14:paraId="1B500A8B" w14:textId="6698BAB5" w:rsidR="00D76F59" w:rsidRDefault="005F4905" w:rsidP="00D76F59">
            <w:r>
              <w:t>N/A</w:t>
            </w:r>
          </w:p>
        </w:tc>
      </w:tr>
      <w:tr w:rsidR="00D76F59" w14:paraId="1B500A92" w14:textId="77777777" w:rsidTr="00CA25BA">
        <w:trPr>
          <w:cantSplit/>
        </w:trPr>
        <w:tc>
          <w:tcPr>
            <w:tcW w:w="779" w:type="dxa"/>
          </w:tcPr>
          <w:p w14:paraId="1B500A8D" w14:textId="77777777" w:rsidR="00D76F59" w:rsidRDefault="00D76F59" w:rsidP="00D76F59">
            <w:pPr>
              <w:jc w:val="center"/>
            </w:pPr>
            <w:r>
              <w:t>22</w:t>
            </w:r>
          </w:p>
        </w:tc>
        <w:tc>
          <w:tcPr>
            <w:tcW w:w="2268" w:type="dxa"/>
          </w:tcPr>
          <w:p w14:paraId="1B500A8E" w14:textId="77777777" w:rsidR="00D76F59" w:rsidRPr="006A2055" w:rsidRDefault="006A2055" w:rsidP="006A2055">
            <w:pPr>
              <w:pStyle w:val="Default"/>
              <w:jc w:val="both"/>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Reason code </w:t>
            </w:r>
            <w:r w:rsidR="00D76F59" w:rsidRPr="006A2055">
              <w:rPr>
                <w:rFonts w:ascii="Calibri" w:eastAsia="Calibri" w:hAnsi="Calibri" w:cs="Times New Roman"/>
                <w:color w:val="auto"/>
                <w:sz w:val="22"/>
                <w:szCs w:val="20"/>
                <w:lang w:val="en-US"/>
              </w:rPr>
              <w:t xml:space="preserve">4 </w:t>
            </w:r>
          </w:p>
        </w:tc>
        <w:tc>
          <w:tcPr>
            <w:tcW w:w="3402" w:type="dxa"/>
          </w:tcPr>
          <w:p w14:paraId="1B500A8F" w14:textId="77777777" w:rsidR="00D76F59" w:rsidRPr="006A2055" w:rsidRDefault="006A2055" w:rsidP="00D76F59">
            <w:pPr>
              <w:pStyle w:val="Default"/>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External reason code for marketing deduction (deduction type 4). </w:t>
            </w:r>
          </w:p>
        </w:tc>
        <w:tc>
          <w:tcPr>
            <w:tcW w:w="1181" w:type="dxa"/>
          </w:tcPr>
          <w:p w14:paraId="1B500A90" w14:textId="77777777" w:rsidR="00D76F59" w:rsidRPr="00E426EF" w:rsidRDefault="00D76F59" w:rsidP="00D76F59">
            <w:pPr>
              <w:rPr>
                <w:rFonts w:cs="Arial"/>
              </w:rPr>
            </w:pPr>
            <w:r>
              <w:rPr>
                <w:rFonts w:cs="Arial"/>
              </w:rPr>
              <w:t>3</w:t>
            </w:r>
          </w:p>
        </w:tc>
        <w:tc>
          <w:tcPr>
            <w:tcW w:w="5580" w:type="dxa"/>
          </w:tcPr>
          <w:p w14:paraId="1B500A91" w14:textId="44620A2F" w:rsidR="00D76F59" w:rsidRDefault="005F4905" w:rsidP="00D76F59">
            <w:r>
              <w:t>N/A</w:t>
            </w:r>
          </w:p>
        </w:tc>
      </w:tr>
      <w:tr w:rsidR="00D76F59" w14:paraId="1B500A98" w14:textId="77777777" w:rsidTr="00CA25BA">
        <w:trPr>
          <w:cantSplit/>
        </w:trPr>
        <w:tc>
          <w:tcPr>
            <w:tcW w:w="779" w:type="dxa"/>
          </w:tcPr>
          <w:p w14:paraId="1B500A93" w14:textId="77777777" w:rsidR="00D76F59" w:rsidRDefault="00D76F59" w:rsidP="00D76F59">
            <w:pPr>
              <w:jc w:val="center"/>
            </w:pPr>
            <w:r>
              <w:t>23</w:t>
            </w:r>
          </w:p>
        </w:tc>
        <w:tc>
          <w:tcPr>
            <w:tcW w:w="2268" w:type="dxa"/>
          </w:tcPr>
          <w:p w14:paraId="1B500A94" w14:textId="77777777" w:rsidR="00D76F59" w:rsidRPr="006A2055" w:rsidRDefault="006A2055" w:rsidP="006A2055">
            <w:pPr>
              <w:pStyle w:val="Default"/>
              <w:jc w:val="both"/>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Reason code </w:t>
            </w:r>
            <w:r w:rsidR="00D76F59" w:rsidRPr="006A2055">
              <w:rPr>
                <w:rFonts w:ascii="Calibri" w:eastAsia="Calibri" w:hAnsi="Calibri" w:cs="Times New Roman"/>
                <w:color w:val="auto"/>
                <w:sz w:val="22"/>
                <w:szCs w:val="20"/>
                <w:lang w:val="en-US"/>
              </w:rPr>
              <w:t xml:space="preserve">5 </w:t>
            </w:r>
          </w:p>
        </w:tc>
        <w:tc>
          <w:tcPr>
            <w:tcW w:w="3402" w:type="dxa"/>
          </w:tcPr>
          <w:p w14:paraId="1B500A95" w14:textId="77777777" w:rsidR="00D76F59" w:rsidRPr="006A2055" w:rsidRDefault="006A2055" w:rsidP="00D76F59">
            <w:pPr>
              <w:pStyle w:val="Default"/>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External reason code for returns deduction (deduction type 5). </w:t>
            </w:r>
          </w:p>
        </w:tc>
        <w:tc>
          <w:tcPr>
            <w:tcW w:w="1181" w:type="dxa"/>
          </w:tcPr>
          <w:p w14:paraId="1B500A96" w14:textId="77777777" w:rsidR="00D76F59" w:rsidRPr="00E426EF" w:rsidRDefault="00D76F59" w:rsidP="00D76F59">
            <w:pPr>
              <w:rPr>
                <w:rFonts w:cs="Arial"/>
              </w:rPr>
            </w:pPr>
            <w:r>
              <w:rPr>
                <w:rFonts w:cs="Arial"/>
              </w:rPr>
              <w:t>3</w:t>
            </w:r>
          </w:p>
        </w:tc>
        <w:tc>
          <w:tcPr>
            <w:tcW w:w="5580" w:type="dxa"/>
          </w:tcPr>
          <w:p w14:paraId="1B500A97" w14:textId="5056EA89" w:rsidR="00D76F59" w:rsidRDefault="005F4905" w:rsidP="00D76F59">
            <w:r>
              <w:t>N/A</w:t>
            </w:r>
          </w:p>
        </w:tc>
      </w:tr>
      <w:tr w:rsidR="00D76F59" w14:paraId="1B500A9E" w14:textId="77777777" w:rsidTr="00CA25BA">
        <w:trPr>
          <w:cantSplit/>
        </w:trPr>
        <w:tc>
          <w:tcPr>
            <w:tcW w:w="779" w:type="dxa"/>
          </w:tcPr>
          <w:p w14:paraId="1B500A99" w14:textId="77777777" w:rsidR="00D76F59" w:rsidRDefault="00D76F59" w:rsidP="00D76F59">
            <w:pPr>
              <w:jc w:val="center"/>
            </w:pPr>
            <w:r>
              <w:t>24</w:t>
            </w:r>
          </w:p>
        </w:tc>
        <w:tc>
          <w:tcPr>
            <w:tcW w:w="2268" w:type="dxa"/>
          </w:tcPr>
          <w:p w14:paraId="1B500A9A" w14:textId="77777777" w:rsidR="00D76F59" w:rsidRPr="006A2055" w:rsidRDefault="006A2055" w:rsidP="006A2055">
            <w:pPr>
              <w:pStyle w:val="Default"/>
              <w:jc w:val="both"/>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Reason code </w:t>
            </w:r>
            <w:r w:rsidR="00D76F59" w:rsidRPr="006A2055">
              <w:rPr>
                <w:rFonts w:ascii="Calibri" w:eastAsia="Calibri" w:hAnsi="Calibri" w:cs="Times New Roman"/>
                <w:color w:val="auto"/>
                <w:sz w:val="22"/>
                <w:szCs w:val="20"/>
                <w:lang w:val="en-US"/>
              </w:rPr>
              <w:t xml:space="preserve">6 </w:t>
            </w:r>
          </w:p>
        </w:tc>
        <w:tc>
          <w:tcPr>
            <w:tcW w:w="3402" w:type="dxa"/>
          </w:tcPr>
          <w:p w14:paraId="1B500A9B" w14:textId="77777777" w:rsidR="00D76F59" w:rsidRPr="006A2055" w:rsidRDefault="006A2055" w:rsidP="00D76F59">
            <w:pPr>
              <w:pStyle w:val="Default"/>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External reason code for logistics deduction (deduction type 6). </w:t>
            </w:r>
          </w:p>
        </w:tc>
        <w:tc>
          <w:tcPr>
            <w:tcW w:w="1181" w:type="dxa"/>
          </w:tcPr>
          <w:p w14:paraId="1B500A9C" w14:textId="77777777" w:rsidR="00D76F59" w:rsidRPr="00E426EF" w:rsidRDefault="00D76F59" w:rsidP="00D76F59">
            <w:pPr>
              <w:rPr>
                <w:rFonts w:cs="Arial"/>
              </w:rPr>
            </w:pPr>
            <w:r>
              <w:rPr>
                <w:rFonts w:cs="Arial"/>
              </w:rPr>
              <w:t>3</w:t>
            </w:r>
          </w:p>
        </w:tc>
        <w:tc>
          <w:tcPr>
            <w:tcW w:w="5580" w:type="dxa"/>
          </w:tcPr>
          <w:p w14:paraId="1B500A9D" w14:textId="541E674E" w:rsidR="00D76F59" w:rsidRDefault="005F4905" w:rsidP="00D76F59">
            <w:r>
              <w:t>N/A</w:t>
            </w:r>
          </w:p>
        </w:tc>
      </w:tr>
      <w:tr w:rsidR="00D76F59" w14:paraId="1B500AA4" w14:textId="77777777" w:rsidTr="00CA25BA">
        <w:trPr>
          <w:cantSplit/>
        </w:trPr>
        <w:tc>
          <w:tcPr>
            <w:tcW w:w="779" w:type="dxa"/>
          </w:tcPr>
          <w:p w14:paraId="1B500A9F" w14:textId="77777777" w:rsidR="00D76F59" w:rsidRDefault="00D76F59" w:rsidP="00D76F59">
            <w:pPr>
              <w:jc w:val="center"/>
            </w:pPr>
            <w:r>
              <w:t>25</w:t>
            </w:r>
          </w:p>
        </w:tc>
        <w:tc>
          <w:tcPr>
            <w:tcW w:w="2268" w:type="dxa"/>
          </w:tcPr>
          <w:p w14:paraId="1B500AA0" w14:textId="77777777" w:rsidR="00D76F59" w:rsidRPr="006A2055" w:rsidRDefault="006A2055" w:rsidP="006A2055">
            <w:pPr>
              <w:pStyle w:val="Default"/>
              <w:jc w:val="both"/>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Reason code </w:t>
            </w:r>
            <w:r w:rsidR="00D76F59" w:rsidRPr="006A2055">
              <w:rPr>
                <w:rFonts w:ascii="Calibri" w:eastAsia="Calibri" w:hAnsi="Calibri" w:cs="Times New Roman"/>
                <w:color w:val="auto"/>
                <w:sz w:val="22"/>
                <w:szCs w:val="20"/>
                <w:lang w:val="en-US"/>
              </w:rPr>
              <w:t xml:space="preserve">7 </w:t>
            </w:r>
          </w:p>
        </w:tc>
        <w:tc>
          <w:tcPr>
            <w:tcW w:w="3402" w:type="dxa"/>
          </w:tcPr>
          <w:p w14:paraId="1B500AA1" w14:textId="77777777" w:rsidR="00D76F59" w:rsidRPr="006A2055" w:rsidRDefault="006A2055" w:rsidP="00D76F59">
            <w:pPr>
              <w:pStyle w:val="Default"/>
              <w:rPr>
                <w:rFonts w:ascii="Calibri" w:eastAsia="Calibri" w:hAnsi="Calibri" w:cs="Times New Roman"/>
                <w:color w:val="auto"/>
                <w:sz w:val="22"/>
                <w:szCs w:val="20"/>
                <w:lang w:val="en-US"/>
              </w:rPr>
            </w:pPr>
            <w:r w:rsidRPr="006A2055">
              <w:rPr>
                <w:rFonts w:ascii="Calibri" w:eastAsia="Calibri" w:hAnsi="Calibri" w:cs="Times New Roman"/>
                <w:color w:val="auto"/>
                <w:sz w:val="22"/>
                <w:szCs w:val="20"/>
                <w:lang w:val="en-US"/>
              </w:rPr>
              <w:t xml:space="preserve">External reason code for space management deduction (deduction type 7). </w:t>
            </w:r>
          </w:p>
        </w:tc>
        <w:tc>
          <w:tcPr>
            <w:tcW w:w="1181" w:type="dxa"/>
          </w:tcPr>
          <w:p w14:paraId="1B500AA2" w14:textId="77777777" w:rsidR="00D76F59" w:rsidRPr="00E426EF" w:rsidRDefault="00D76F59" w:rsidP="00D76F59">
            <w:pPr>
              <w:rPr>
                <w:rFonts w:cs="Arial"/>
              </w:rPr>
            </w:pPr>
            <w:r>
              <w:rPr>
                <w:rFonts w:cs="Arial"/>
              </w:rPr>
              <w:t>3</w:t>
            </w:r>
          </w:p>
        </w:tc>
        <w:tc>
          <w:tcPr>
            <w:tcW w:w="5580" w:type="dxa"/>
          </w:tcPr>
          <w:p w14:paraId="1B500AA3" w14:textId="4D08F5DB" w:rsidR="00D76F59" w:rsidRDefault="005F4905" w:rsidP="00D76F59">
            <w:r>
              <w:t>N/A</w:t>
            </w:r>
          </w:p>
        </w:tc>
      </w:tr>
      <w:tr w:rsidR="00D063E9" w14:paraId="1B500AAA" w14:textId="77777777" w:rsidTr="00CA25BA">
        <w:trPr>
          <w:cantSplit/>
        </w:trPr>
        <w:tc>
          <w:tcPr>
            <w:tcW w:w="779" w:type="dxa"/>
          </w:tcPr>
          <w:p w14:paraId="1B500AA5" w14:textId="77777777" w:rsidR="00D063E9" w:rsidRDefault="00824CF3" w:rsidP="00D063E9">
            <w:pPr>
              <w:jc w:val="center"/>
              <w:rPr>
                <w:sz w:val="20"/>
                <w:szCs w:val="20"/>
                <w:lang w:val="en-US"/>
              </w:rPr>
            </w:pPr>
            <w:r>
              <w:rPr>
                <w:sz w:val="20"/>
                <w:szCs w:val="20"/>
                <w:lang w:val="en-US"/>
              </w:rPr>
              <w:t>26</w:t>
            </w:r>
          </w:p>
        </w:tc>
        <w:tc>
          <w:tcPr>
            <w:tcW w:w="2268" w:type="dxa"/>
          </w:tcPr>
          <w:p w14:paraId="1B500AA6" w14:textId="77777777" w:rsidR="00D063E9" w:rsidRPr="00935669" w:rsidRDefault="00D063E9" w:rsidP="00D063E9">
            <w:pPr>
              <w:rPr>
                <w:sz w:val="20"/>
                <w:szCs w:val="20"/>
                <w:lang w:val="en-US"/>
              </w:rPr>
            </w:pPr>
            <w:r>
              <w:rPr>
                <w:sz w:val="20"/>
                <w:szCs w:val="20"/>
                <w:lang w:val="en-US"/>
              </w:rPr>
              <w:t>Settlement date from</w:t>
            </w:r>
          </w:p>
        </w:tc>
        <w:tc>
          <w:tcPr>
            <w:tcW w:w="3402" w:type="dxa"/>
          </w:tcPr>
          <w:p w14:paraId="1B500AA7" w14:textId="77777777" w:rsidR="00D063E9" w:rsidRPr="00935669" w:rsidRDefault="00D063E9" w:rsidP="00D063E9">
            <w:pPr>
              <w:rPr>
                <w:sz w:val="20"/>
                <w:szCs w:val="20"/>
                <w:lang w:val="en-US"/>
              </w:rPr>
            </w:pPr>
            <w:r>
              <w:rPr>
                <w:sz w:val="20"/>
                <w:szCs w:val="20"/>
                <w:lang w:val="en-US"/>
              </w:rPr>
              <w:t>Settlement period Start</w:t>
            </w:r>
          </w:p>
        </w:tc>
        <w:tc>
          <w:tcPr>
            <w:tcW w:w="1181" w:type="dxa"/>
          </w:tcPr>
          <w:p w14:paraId="1B500AA8" w14:textId="77777777" w:rsidR="00D063E9" w:rsidRPr="00935669" w:rsidRDefault="00D063E9" w:rsidP="00D063E9">
            <w:pPr>
              <w:rPr>
                <w:rFonts w:cs="Arial"/>
                <w:sz w:val="20"/>
                <w:szCs w:val="20"/>
              </w:rPr>
            </w:pPr>
            <w:r>
              <w:rPr>
                <w:rFonts w:cs="Arial"/>
                <w:sz w:val="20"/>
                <w:szCs w:val="20"/>
              </w:rPr>
              <w:t>8</w:t>
            </w:r>
          </w:p>
        </w:tc>
        <w:tc>
          <w:tcPr>
            <w:tcW w:w="5580" w:type="dxa"/>
          </w:tcPr>
          <w:p w14:paraId="1B500AA9" w14:textId="429CCC0C" w:rsidR="00D063E9" w:rsidRPr="00935669" w:rsidRDefault="005F4905" w:rsidP="00D063E9">
            <w:pPr>
              <w:rPr>
                <w:sz w:val="20"/>
                <w:szCs w:val="20"/>
                <w:lang w:val="en-US"/>
              </w:rPr>
            </w:pPr>
            <w:r>
              <w:t>N/A</w:t>
            </w:r>
          </w:p>
        </w:tc>
      </w:tr>
      <w:tr w:rsidR="00D063E9" w14:paraId="1B500AB0" w14:textId="77777777" w:rsidTr="00CA25BA">
        <w:trPr>
          <w:cantSplit/>
        </w:trPr>
        <w:tc>
          <w:tcPr>
            <w:tcW w:w="779" w:type="dxa"/>
          </w:tcPr>
          <w:p w14:paraId="1B500AAB" w14:textId="77777777" w:rsidR="00D063E9" w:rsidRDefault="00824CF3" w:rsidP="00D063E9">
            <w:pPr>
              <w:jc w:val="center"/>
              <w:rPr>
                <w:sz w:val="20"/>
                <w:szCs w:val="20"/>
                <w:lang w:val="en-US"/>
              </w:rPr>
            </w:pPr>
            <w:r>
              <w:rPr>
                <w:sz w:val="20"/>
                <w:szCs w:val="20"/>
                <w:lang w:val="en-US"/>
              </w:rPr>
              <w:lastRenderedPageBreak/>
              <w:t>27</w:t>
            </w:r>
          </w:p>
        </w:tc>
        <w:tc>
          <w:tcPr>
            <w:tcW w:w="2268" w:type="dxa"/>
          </w:tcPr>
          <w:p w14:paraId="1B500AAC" w14:textId="77777777" w:rsidR="00D063E9" w:rsidRPr="00935669" w:rsidRDefault="00D063E9" w:rsidP="00D063E9">
            <w:pPr>
              <w:rPr>
                <w:sz w:val="20"/>
                <w:szCs w:val="20"/>
                <w:lang w:val="en-US"/>
              </w:rPr>
            </w:pPr>
            <w:r>
              <w:rPr>
                <w:sz w:val="20"/>
                <w:szCs w:val="20"/>
                <w:lang w:val="en-US"/>
              </w:rPr>
              <w:t>Settlement date to</w:t>
            </w:r>
          </w:p>
        </w:tc>
        <w:tc>
          <w:tcPr>
            <w:tcW w:w="3402" w:type="dxa"/>
          </w:tcPr>
          <w:p w14:paraId="1B500AAD" w14:textId="77777777" w:rsidR="00D063E9" w:rsidRPr="00935669" w:rsidRDefault="00D063E9" w:rsidP="00D063E9">
            <w:pPr>
              <w:rPr>
                <w:sz w:val="20"/>
                <w:szCs w:val="20"/>
                <w:lang w:val="en-US"/>
              </w:rPr>
            </w:pPr>
            <w:r>
              <w:rPr>
                <w:sz w:val="20"/>
                <w:szCs w:val="20"/>
                <w:lang w:val="en-US"/>
              </w:rPr>
              <w:t>Settlement period End</w:t>
            </w:r>
          </w:p>
        </w:tc>
        <w:tc>
          <w:tcPr>
            <w:tcW w:w="1181" w:type="dxa"/>
          </w:tcPr>
          <w:p w14:paraId="1B500AAE" w14:textId="77777777" w:rsidR="00D063E9" w:rsidRPr="00935669" w:rsidRDefault="00D063E9" w:rsidP="00D063E9">
            <w:pPr>
              <w:rPr>
                <w:rFonts w:cs="Arial"/>
                <w:sz w:val="20"/>
                <w:szCs w:val="20"/>
              </w:rPr>
            </w:pPr>
            <w:r>
              <w:rPr>
                <w:rFonts w:cs="Arial"/>
                <w:sz w:val="20"/>
                <w:szCs w:val="20"/>
              </w:rPr>
              <w:t>8</w:t>
            </w:r>
          </w:p>
        </w:tc>
        <w:tc>
          <w:tcPr>
            <w:tcW w:w="5580" w:type="dxa"/>
          </w:tcPr>
          <w:p w14:paraId="1B500AAF" w14:textId="7D8E6937" w:rsidR="00D063E9" w:rsidRPr="00935669" w:rsidRDefault="005F4905" w:rsidP="00D063E9">
            <w:pPr>
              <w:rPr>
                <w:sz w:val="20"/>
                <w:szCs w:val="20"/>
                <w:lang w:val="en-US"/>
              </w:rPr>
            </w:pPr>
            <w:r>
              <w:t>N/A</w:t>
            </w:r>
          </w:p>
        </w:tc>
      </w:tr>
    </w:tbl>
    <w:p w14:paraId="1B500AB1" w14:textId="77777777" w:rsidR="00C926B6" w:rsidRDefault="00C926B6" w:rsidP="00D76F59"/>
    <w:sectPr w:rsidR="00C926B6" w:rsidSect="00B614D5">
      <w:pgSz w:w="16838" w:h="11906" w:orient="landscape"/>
      <w:pgMar w:top="1417"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A0B91C" w14:textId="77777777" w:rsidR="006A7D47" w:rsidRDefault="006A7D47" w:rsidP="00C37C33">
      <w:pPr>
        <w:spacing w:after="0"/>
      </w:pPr>
      <w:r>
        <w:separator/>
      </w:r>
    </w:p>
  </w:endnote>
  <w:endnote w:type="continuationSeparator" w:id="0">
    <w:p w14:paraId="411AA9C8" w14:textId="77777777" w:rsidR="006A7D47" w:rsidRDefault="006A7D47" w:rsidP="00C37C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1ED2AE" w14:textId="77777777" w:rsidR="00C81781" w:rsidRDefault="00C81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2"/>
      </w:rPr>
      <w:id w:val="-1807160029"/>
      <w:docPartObj>
        <w:docPartGallery w:val="Page Numbers (Bottom of Page)"/>
        <w:docPartUnique/>
      </w:docPartObj>
    </w:sdtPr>
    <w:sdtEndPr>
      <w:rPr>
        <w:rFonts w:ascii="Calibri" w:hAnsi="Calibri"/>
      </w:rPr>
    </w:sdtEndPr>
    <w:sdtContent>
      <w:p w14:paraId="1B500AB8" w14:textId="77777777" w:rsidR="00650BE4" w:rsidRPr="000B078F" w:rsidRDefault="00650BE4" w:rsidP="00A12D1D">
        <w:pPr>
          <w:pStyle w:val="Footer"/>
          <w:rPr>
            <w:lang w:val="en-US"/>
          </w:rPr>
        </w:pPr>
      </w:p>
      <w:p w14:paraId="1B500AB9" w14:textId="77777777" w:rsidR="00650BE4" w:rsidRPr="00650BE4" w:rsidRDefault="00650BE4" w:rsidP="00A12D1D">
        <w:pPr>
          <w:tabs>
            <w:tab w:val="right" w:pos="9070"/>
          </w:tabs>
          <w:spacing w:after="0"/>
          <w:rPr>
            <w:rFonts w:ascii="Calibri" w:hAnsi="Calibri"/>
            <w:color w:val="505D63"/>
            <w:sz w:val="12"/>
          </w:rPr>
        </w:pPr>
        <w:r w:rsidRPr="000B078F">
          <w:rPr>
            <w:rStyle w:val="CopyrighttextinfooterZchn"/>
            <w:lang w:val="en-US"/>
          </w:rPr>
          <w:t>©</w:t>
        </w:r>
        <w:r w:rsidR="00A255D1" w:rsidRPr="000B078F">
          <w:rPr>
            <w:rStyle w:val="CopyrighttextinfooterZchn"/>
            <w:lang w:val="en-US"/>
          </w:rPr>
          <w:t xml:space="preserve"> Copyright 0</w:t>
        </w:r>
        <w:r w:rsidR="00D84D89">
          <w:rPr>
            <w:rStyle w:val="CopyrighttextinfooterZchn"/>
            <w:lang w:val="en-US"/>
          </w:rPr>
          <w:t>7</w:t>
        </w:r>
        <w:r w:rsidR="00A255D1" w:rsidRPr="000B078F">
          <w:rPr>
            <w:rStyle w:val="CopyrighttextinfooterZchn"/>
            <w:lang w:val="en-US"/>
          </w:rPr>
          <w:t>/201</w:t>
        </w:r>
        <w:r w:rsidR="00D84D89">
          <w:rPr>
            <w:rStyle w:val="CopyrighttextinfooterZchn"/>
            <w:lang w:val="en-US"/>
          </w:rPr>
          <w:t>8</w:t>
        </w:r>
        <w:r w:rsidR="00A255D1" w:rsidRPr="000B078F">
          <w:rPr>
            <w:rStyle w:val="CopyrighttextinfooterZchn"/>
            <w:lang w:val="en-US"/>
          </w:rPr>
          <w:t xml:space="preserve"> </w:t>
        </w:r>
        <w:proofErr w:type="spellStart"/>
        <w:r w:rsidR="00D84D89">
          <w:rPr>
            <w:rStyle w:val="CopyrighttextinfooterZchn"/>
            <w:lang w:val="en-US"/>
          </w:rPr>
          <w:t>Serrala</w:t>
        </w:r>
        <w:proofErr w:type="spellEnd"/>
        <w:r w:rsidR="00D84D89">
          <w:rPr>
            <w:rStyle w:val="CopyrighttextinfooterZchn"/>
            <w:lang w:val="en-US"/>
          </w:rPr>
          <w:t xml:space="preserve"> Group</w:t>
        </w:r>
        <w:r w:rsidR="00023F33">
          <w:rPr>
            <w:rStyle w:val="CopyrighttextinfooterZchn"/>
            <w:lang w:val="en-US"/>
          </w:rPr>
          <w:t xml:space="preserve"> </w:t>
        </w:r>
        <w:r w:rsidR="00000250">
          <w:rPr>
            <w:rStyle w:val="CopyrighttextinfooterZchn"/>
            <w:lang w:val="en-US"/>
          </w:rPr>
          <w:t>GmbH</w:t>
        </w:r>
        <w:r w:rsidRPr="000B078F">
          <w:rPr>
            <w:rStyle w:val="CopyrighttextinfooterZchn"/>
            <w:lang w:val="en-US"/>
          </w:rPr>
          <w:t xml:space="preserve">. </w:t>
        </w:r>
        <w:r w:rsidR="00557FEC" w:rsidRPr="000B078F">
          <w:rPr>
            <w:rStyle w:val="CopyrighttextinfooterZchn"/>
            <w:lang w:val="en-US"/>
          </w:rPr>
          <w:t>All rights reserved</w:t>
        </w:r>
        <w:r w:rsidRPr="000B078F">
          <w:rPr>
            <w:rStyle w:val="CopyrighttextinfooterZchn"/>
            <w:lang w:val="en-US"/>
          </w:rPr>
          <w:t>.</w:t>
        </w:r>
        <w:r w:rsidRPr="000B078F">
          <w:rPr>
            <w:rStyle w:val="CopyrighttextinfooterZchn"/>
            <w:lang w:val="en-US"/>
          </w:rPr>
          <w:br/>
        </w:r>
        <w:r w:rsidRPr="00557FEC">
          <w:rPr>
            <w:rStyle w:val="CopyrighttextinfooterZchn"/>
            <w:lang w:val="en-US"/>
          </w:rPr>
          <w:t xml:space="preserve">SAP® </w:t>
        </w:r>
        <w:r w:rsidR="00557FEC" w:rsidRPr="00557FEC">
          <w:rPr>
            <w:rStyle w:val="CopyrighttextinfooterZchn"/>
            <w:lang w:val="en-US"/>
          </w:rPr>
          <w:t xml:space="preserve">is a registered trademark of </w:t>
        </w:r>
        <w:r w:rsidRPr="00557FEC">
          <w:rPr>
            <w:rStyle w:val="CopyrighttextinfooterZchn"/>
            <w:lang w:val="en-US"/>
          </w:rPr>
          <w:t>SAP AG.</w:t>
        </w:r>
        <w:r w:rsidR="00557FEC" w:rsidRPr="00557FEC">
          <w:rPr>
            <w:rStyle w:val="CopyrighttextinfooterZchn"/>
            <w:lang w:val="en-US"/>
          </w:rPr>
          <w:t xml:space="preserve"> All other trademarks are registered trademarks of their respective companies</w:t>
        </w:r>
        <w:r w:rsidRPr="00557FEC">
          <w:rPr>
            <w:rFonts w:ascii="Calibri" w:hAnsi="Calibri"/>
            <w:color w:val="505D63"/>
            <w:sz w:val="12"/>
            <w:lang w:val="en-US"/>
          </w:rPr>
          <w:t>.</w:t>
        </w:r>
        <w:r w:rsidRPr="00557FEC">
          <w:rPr>
            <w:rFonts w:ascii="Calibri" w:hAnsi="Calibri"/>
            <w:color w:val="505D63"/>
            <w:sz w:val="12"/>
            <w:lang w:val="en-US"/>
          </w:rPr>
          <w:tab/>
        </w:r>
        <w:r w:rsidRPr="00B44290">
          <w:rPr>
            <w:rFonts w:ascii="Calibri" w:hAnsi="Calibri"/>
            <w:sz w:val="16"/>
          </w:rPr>
          <w:fldChar w:fldCharType="begin"/>
        </w:r>
        <w:r w:rsidRPr="00557FEC">
          <w:rPr>
            <w:rFonts w:ascii="Calibri" w:hAnsi="Calibri"/>
            <w:sz w:val="16"/>
            <w:lang w:val="en-US"/>
          </w:rPr>
          <w:instrText>PAGE   \* MERGEFORMAT</w:instrText>
        </w:r>
        <w:r w:rsidRPr="00B44290">
          <w:rPr>
            <w:rFonts w:ascii="Calibri" w:hAnsi="Calibri"/>
            <w:sz w:val="16"/>
          </w:rPr>
          <w:fldChar w:fldCharType="separate"/>
        </w:r>
        <w:r w:rsidR="00DF12F9" w:rsidRPr="00DF12F9">
          <w:rPr>
            <w:rFonts w:ascii="Calibri" w:hAnsi="Calibri"/>
            <w:noProof/>
            <w:sz w:val="16"/>
          </w:rPr>
          <w:t>1</w:t>
        </w:r>
        <w:r w:rsidRPr="00B44290">
          <w:rPr>
            <w:rFonts w:ascii="Calibri" w:hAnsi="Calibri"/>
            <w:sz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E92CC" w14:textId="77777777" w:rsidR="00C81781" w:rsidRDefault="00C81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44E31A" w14:textId="77777777" w:rsidR="006A7D47" w:rsidRDefault="006A7D47" w:rsidP="00C37C33">
      <w:pPr>
        <w:spacing w:after="0"/>
      </w:pPr>
      <w:r>
        <w:separator/>
      </w:r>
    </w:p>
  </w:footnote>
  <w:footnote w:type="continuationSeparator" w:id="0">
    <w:p w14:paraId="4D8A9C50" w14:textId="77777777" w:rsidR="006A7D47" w:rsidRDefault="006A7D47" w:rsidP="00C37C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52A9AE" w14:textId="77777777" w:rsidR="00C81781" w:rsidRDefault="00C817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00AB6" w14:textId="1A168DBC" w:rsidR="00023F33" w:rsidRPr="007E126D" w:rsidRDefault="005F4905" w:rsidP="00023F33">
    <w:pPr>
      <w:tabs>
        <w:tab w:val="left" w:pos="5790"/>
      </w:tabs>
    </w:pPr>
    <w:r>
      <w:rPr>
        <w:noProof/>
        <w:lang w:eastAsia="de-DE"/>
      </w:rPr>
      <mc:AlternateContent>
        <mc:Choice Requires="wps">
          <w:drawing>
            <wp:anchor distT="0" distB="0" distL="114300" distR="114300" simplePos="0" relativeHeight="251664382" behindDoc="0" locked="0" layoutInCell="0" allowOverlap="1" wp14:anchorId="6E481FE4" wp14:editId="36F80BE7">
              <wp:simplePos x="0" y="190500"/>
              <wp:positionH relativeFrom="page">
                <wp:align>left</wp:align>
              </wp:positionH>
              <wp:positionV relativeFrom="page">
                <wp:align>top</wp:align>
              </wp:positionV>
              <wp:extent cx="7772400" cy="463550"/>
              <wp:effectExtent l="0" t="0" r="0" b="12700"/>
              <wp:wrapNone/>
              <wp:docPr id="3" name="MSIPCM0ba840beb965cac2b62d8003" descr="{&quot;HashCode&quot;:1442100953,&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43D45D" w14:textId="3E5C7109" w:rsidR="005F4905" w:rsidRPr="00C81781" w:rsidRDefault="00C81781" w:rsidP="00C81781">
                          <w:pPr>
                            <w:spacing w:after="0"/>
                            <w:rPr>
                              <w:rFonts w:ascii="Calibri" w:hAnsi="Calibri" w:cs="Calibri"/>
                              <w:color w:val="000000"/>
                              <w:sz w:val="20"/>
                            </w:rPr>
                          </w:pPr>
                          <w:r w:rsidRPr="00C81781">
                            <w:rPr>
                              <w:rFonts w:ascii="Calibri" w:hAnsi="Calibri" w:cs="Calibri"/>
                              <w:color w:val="000000"/>
                              <w:sz w:val="20"/>
                            </w:rPr>
                            <w:t>Classified</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6E481FE4" id="_x0000_t202" coordsize="21600,21600" o:spt="202" path="m,l,21600r21600,l21600,xe">
              <v:stroke joinstyle="miter"/>
              <v:path gradientshapeok="t" o:connecttype="rect"/>
            </v:shapetype>
            <v:shape id="MSIPCM0ba840beb965cac2b62d8003" o:spid="_x0000_s1026" type="#_x0000_t202" alt="{&quot;HashCode&quot;:1442100953,&quot;Height&quot;:9999999.0,&quot;Width&quot;:9999999.0,&quot;Placement&quot;:&quot;Header&quot;,&quot;Index&quot;:&quot;Primary&quot;,&quot;Section&quot;:1,&quot;Top&quot;:0.0,&quot;Left&quot;:0.0}" style="position:absolute;margin-left:0;margin-top:0;width:612pt;height:36.5pt;z-index:251664382;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" o:allowincell="f" filled="f" stroked="f" strokeweight=".5pt">
              <v:textbox inset="20pt,0,,0">
                <w:txbxContent>
                  <w:p w14:paraId="0C43D45D" w14:textId="3E5C7109" w:rsidR="005F4905" w:rsidRPr="00C81781" w:rsidRDefault="00C81781" w:rsidP="00C81781">
                    <w:pPr>
                      <w:spacing w:after="0"/>
                      <w:rPr>
                        <w:rFonts w:ascii="Calibri" w:hAnsi="Calibri" w:cs="Calibri"/>
                        <w:color w:val="000000"/>
                        <w:sz w:val="20"/>
                      </w:rPr>
                    </w:pPr>
                    <w:r w:rsidRPr="00C81781">
                      <w:rPr>
                        <w:rFonts w:ascii="Calibri" w:hAnsi="Calibri" w:cs="Calibri"/>
                        <w:color w:val="000000"/>
                        <w:sz w:val="20"/>
                      </w:rPr>
                      <w:t>Classified</w:t>
                    </w:r>
                  </w:p>
                </w:txbxContent>
              </v:textbox>
              <w10:wrap anchorx="page" anchory="page"/>
            </v:shape>
          </w:pict>
        </mc:Fallback>
      </mc:AlternateContent>
    </w:r>
    <w:r w:rsidR="00D84D89" w:rsidRPr="002A6905">
      <w:rPr>
        <w:noProof/>
        <w:lang w:eastAsia="de-DE"/>
      </w:rPr>
      <w:drawing>
        <wp:anchor distT="0" distB="0" distL="114300" distR="114300" simplePos="0" relativeHeight="251661312" behindDoc="1" locked="0" layoutInCell="1" allowOverlap="1" wp14:anchorId="1B500ABE" wp14:editId="64ED6868">
          <wp:simplePos x="0" y="0"/>
          <wp:positionH relativeFrom="column">
            <wp:posOffset>-195723</wp:posOffset>
          </wp:positionH>
          <wp:positionV relativeFrom="paragraph">
            <wp:posOffset>-304320</wp:posOffset>
          </wp:positionV>
          <wp:extent cx="1091565" cy="537210"/>
          <wp:effectExtent l="0" t="0" r="0" b="0"/>
          <wp:wrapTight wrapText="bothSides">
            <wp:wrapPolygon edited="0">
              <wp:start x="14325" y="0"/>
              <wp:lineTo x="0" y="5362"/>
              <wp:lineTo x="0" y="11489"/>
              <wp:lineTo x="10555" y="12255"/>
              <wp:lineTo x="0" y="15319"/>
              <wp:lineTo x="0" y="20681"/>
              <wp:lineTo x="21110" y="20681"/>
              <wp:lineTo x="21110" y="15319"/>
              <wp:lineTo x="10555" y="12255"/>
              <wp:lineTo x="21110" y="11489"/>
              <wp:lineTo x="21110" y="8426"/>
              <wp:lineTo x="16586" y="0"/>
              <wp:lineTo x="14325" y="0"/>
            </wp:wrapPolygon>
          </wp:wrapTight>
          <wp:docPr id="2" name="Grafik 2" descr="C:\Users\A.Lemke\AppData\Local\Microsoft\Windows\Temporary Internet Files\Content.IE5\1BEDHDQY\Serrala-Ruby-Logo-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mke\AppData\Local\Microsoft\Windows\Temporary Internet Files\Content.IE5\1BEDHDQY\Serrala-Ruby-Logo-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1565" cy="537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3F33">
      <w:tab/>
    </w:r>
  </w:p>
  <w:p w14:paraId="1B500AB7" w14:textId="77777777" w:rsidR="00C37C33" w:rsidRPr="00023F33" w:rsidRDefault="00C37C33" w:rsidP="00023F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00ABA" w14:textId="4568FDEB" w:rsidR="00023F33" w:rsidRDefault="005F4905" w:rsidP="00023F33">
    <w:pPr>
      <w:pStyle w:val="Header"/>
    </w:pPr>
    <w:r>
      <w:rPr>
        <w:noProof/>
      </w:rPr>
      <mc:AlternateContent>
        <mc:Choice Requires="wps">
          <w:drawing>
            <wp:anchor distT="0" distB="0" distL="114300" distR="114300" simplePos="0" relativeHeight="251664383" behindDoc="0" locked="0" layoutInCell="0" allowOverlap="1" wp14:anchorId="67E2042C" wp14:editId="02CB4AE2">
              <wp:simplePos x="0" y="0"/>
              <wp:positionH relativeFrom="page">
                <wp:align>left</wp:align>
              </wp:positionH>
              <wp:positionV relativeFrom="page">
                <wp:align>top</wp:align>
              </wp:positionV>
              <wp:extent cx="7772400" cy="463550"/>
              <wp:effectExtent l="0" t="0" r="0" b="12700"/>
              <wp:wrapNone/>
              <wp:docPr id="5" name="MSIPCM1ccc47e38cdc2e2e5ae4b24c" descr="{&quot;HashCode&quot;:1442100953,&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38F99F" w14:textId="24618FE7" w:rsidR="005F4905" w:rsidRPr="00C81781" w:rsidRDefault="00C81781" w:rsidP="00C81781">
                          <w:pPr>
                            <w:spacing w:after="0"/>
                            <w:rPr>
                              <w:rFonts w:ascii="Calibri" w:hAnsi="Calibri" w:cs="Calibri"/>
                              <w:color w:val="000000"/>
                              <w:sz w:val="20"/>
                            </w:rPr>
                          </w:pPr>
                          <w:r w:rsidRPr="00C81781">
                            <w:rPr>
                              <w:rFonts w:ascii="Calibri" w:hAnsi="Calibri" w:cs="Calibri"/>
                              <w:color w:val="000000"/>
                              <w:sz w:val="20"/>
                            </w:rPr>
                            <w:t>Classified</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67E2042C" id="_x0000_t202" coordsize="21600,21600" o:spt="202" path="m,l,21600r21600,l21600,xe">
              <v:stroke joinstyle="miter"/>
              <v:path gradientshapeok="t" o:connecttype="rect"/>
            </v:shapetype>
            <v:shape id="MSIPCM1ccc47e38cdc2e2e5ae4b24c" o:spid="_x0000_s1027" type="#_x0000_t202" alt="{&quot;HashCode&quot;:1442100953,&quot;Height&quot;:9999999.0,&quot;Width&quot;:9999999.0,&quot;Placement&quot;:&quot;Header&quot;,&quot;Index&quot;:&quot;FirstPage&quot;,&quot;Section&quot;:1,&quot;Top&quot;:0.0,&quot;Left&quot;:0.0}" style="position:absolute;margin-left:0;margin-top:0;width:612pt;height:36.5pt;z-index:251664383;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" o:allowincell="f" filled="f" stroked="f" strokeweight=".5pt">
              <v:textbox inset="20pt,0,,0">
                <w:txbxContent>
                  <w:p w14:paraId="6238F99F" w14:textId="24618FE7" w:rsidR="005F4905" w:rsidRPr="00C81781" w:rsidRDefault="00C81781" w:rsidP="00C81781">
                    <w:pPr>
                      <w:spacing w:after="0"/>
                      <w:rPr>
                        <w:rFonts w:ascii="Calibri" w:hAnsi="Calibri" w:cs="Calibri"/>
                        <w:color w:val="000000"/>
                        <w:sz w:val="20"/>
                      </w:rPr>
                    </w:pPr>
                    <w:r w:rsidRPr="00C81781">
                      <w:rPr>
                        <w:rFonts w:ascii="Calibri" w:hAnsi="Calibri" w:cs="Calibri"/>
                        <w:color w:val="000000"/>
                        <w:sz w:val="20"/>
                      </w:rPr>
                      <w:t>Classified</w:t>
                    </w:r>
                  </w:p>
                </w:txbxContent>
              </v:textbox>
              <w10:wrap anchorx="page" anchory="page"/>
            </v:shape>
          </w:pict>
        </mc:Fallback>
      </mc:AlternateContent>
    </w:r>
  </w:p>
  <w:p w14:paraId="1B500ABB" w14:textId="77777777" w:rsidR="00584689" w:rsidRPr="00023F33" w:rsidRDefault="00D84D89" w:rsidP="00023F33">
    <w:pPr>
      <w:pStyle w:val="Header"/>
    </w:pPr>
    <w:r w:rsidRPr="002A6905">
      <w:rPr>
        <w:noProof/>
        <w:lang w:eastAsia="de-DE"/>
      </w:rPr>
      <w:drawing>
        <wp:anchor distT="0" distB="0" distL="114300" distR="114300" simplePos="0" relativeHeight="251659264" behindDoc="1" locked="0" layoutInCell="1" allowOverlap="1" wp14:anchorId="1B500AC0" wp14:editId="1B500AC1">
          <wp:simplePos x="0" y="0"/>
          <wp:positionH relativeFrom="column">
            <wp:posOffset>1959429</wp:posOffset>
          </wp:positionH>
          <wp:positionV relativeFrom="paragraph">
            <wp:posOffset>546696</wp:posOffset>
          </wp:positionV>
          <wp:extent cx="1838325" cy="904875"/>
          <wp:effectExtent l="0" t="0" r="9525" b="9525"/>
          <wp:wrapTight wrapText="bothSides">
            <wp:wrapPolygon edited="0">
              <wp:start x="14997" y="0"/>
              <wp:lineTo x="7834" y="3183"/>
              <wp:lineTo x="2462" y="6366"/>
              <wp:lineTo x="0" y="9095"/>
              <wp:lineTo x="0" y="11823"/>
              <wp:lineTo x="10744" y="14552"/>
              <wp:lineTo x="0" y="15916"/>
              <wp:lineTo x="0" y="21373"/>
              <wp:lineTo x="21488" y="21373"/>
              <wp:lineTo x="21488" y="15916"/>
              <wp:lineTo x="10744" y="14552"/>
              <wp:lineTo x="21488" y="11823"/>
              <wp:lineTo x="21488" y="9095"/>
              <wp:lineTo x="16340" y="0"/>
              <wp:lineTo x="14997" y="0"/>
            </wp:wrapPolygon>
          </wp:wrapTight>
          <wp:docPr id="4" name="Grafik 4" descr="C:\Users\A.Lemke\AppData\Local\Microsoft\Windows\Temporary Internet Files\Content.IE5\1BEDHDQY\Serrala-Ruby-Logo-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mke\AppData\Local\Microsoft\Windows\Temporary Internet Files\Content.IE5\1BEDHDQY\Serrala-Ruby-Logo-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38325" cy="9048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00ABC" w14:textId="4C265036" w:rsidR="00E66520" w:rsidRPr="007E126D" w:rsidRDefault="005F4905" w:rsidP="00023F33">
    <w:pPr>
      <w:tabs>
        <w:tab w:val="left" w:pos="5790"/>
      </w:tabs>
    </w:pPr>
    <w:r>
      <w:rPr>
        <w:noProof/>
        <w:lang w:eastAsia="de-DE"/>
      </w:rPr>
      <mc:AlternateContent>
        <mc:Choice Requires="wps">
          <w:drawing>
            <wp:anchor distT="0" distB="0" distL="114300" distR="114300" simplePos="0" relativeHeight="251664384" behindDoc="0" locked="0" layoutInCell="0" allowOverlap="1" wp14:anchorId="74E00859" wp14:editId="2C3C1C27">
              <wp:simplePos x="0" y="0"/>
              <wp:positionH relativeFrom="page">
                <wp:align>left</wp:align>
              </wp:positionH>
              <wp:positionV relativeFrom="page">
                <wp:align>top</wp:align>
              </wp:positionV>
              <wp:extent cx="7772400" cy="463550"/>
              <wp:effectExtent l="0" t="0" r="0" b="12700"/>
              <wp:wrapNone/>
              <wp:docPr id="6" name="MSIPCM64e14c27928a522f4749299c" descr="{&quot;HashCode&quot;:1442100953,&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923D47" w14:textId="33C77716" w:rsidR="005F4905" w:rsidRPr="00C81781" w:rsidRDefault="00C81781" w:rsidP="00C81781">
                          <w:pPr>
                            <w:spacing w:after="0"/>
                            <w:rPr>
                              <w:rFonts w:ascii="Calibri" w:hAnsi="Calibri" w:cs="Calibri"/>
                              <w:color w:val="000000"/>
                              <w:sz w:val="20"/>
                            </w:rPr>
                          </w:pPr>
                          <w:r w:rsidRPr="00C81781">
                            <w:rPr>
                              <w:rFonts w:ascii="Calibri" w:hAnsi="Calibri" w:cs="Calibri"/>
                              <w:color w:val="000000"/>
                              <w:sz w:val="20"/>
                            </w:rPr>
                            <w:t>Classified</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4E00859" id="_x0000_t202" coordsize="21600,21600" o:spt="202" path="m,l,21600r21600,l21600,xe">
              <v:stroke joinstyle="miter"/>
              <v:path gradientshapeok="t" o:connecttype="rect"/>
            </v:shapetype>
            <v:shape id="MSIPCM64e14c27928a522f4749299c" o:spid="_x0000_s1028" type="#_x0000_t202" alt="{&quot;HashCode&quot;:1442100953,&quot;Height&quot;:9999999.0,&quot;Width&quot;:9999999.0,&quot;Placement&quot;:&quot;Header&quot;,&quot;Index&quot;:&quot;Primary&quot;,&quot;Section&quot;:2,&quot;Top&quot;:0.0,&quot;Left&quot;:0.0}" style="position:absolute;margin-left:0;margin-top:0;width:612pt;height:36.5pt;z-index:251664384;visibility:visible;mso-wrap-style:square;mso-wrap-distance-left:9pt;mso-wrap-distance-top:0;mso-wrap-distance-right:9pt;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" o:allowincell="f" filled="f" stroked="f" strokeweight=".5pt">
              <v:textbox inset="20pt,0,,0">
                <w:txbxContent>
                  <w:p w14:paraId="7E923D47" w14:textId="33C77716" w:rsidR="005F4905" w:rsidRPr="00C81781" w:rsidRDefault="00C81781" w:rsidP="00C81781">
                    <w:pPr>
                      <w:spacing w:after="0"/>
                      <w:rPr>
                        <w:rFonts w:ascii="Calibri" w:hAnsi="Calibri" w:cs="Calibri"/>
                        <w:color w:val="000000"/>
                        <w:sz w:val="20"/>
                      </w:rPr>
                    </w:pPr>
                    <w:r w:rsidRPr="00C81781">
                      <w:rPr>
                        <w:rFonts w:ascii="Calibri" w:hAnsi="Calibri" w:cs="Calibri"/>
                        <w:color w:val="000000"/>
                        <w:sz w:val="20"/>
                      </w:rPr>
                      <w:t>Classified</w:t>
                    </w:r>
                  </w:p>
                </w:txbxContent>
              </v:textbox>
              <w10:wrap anchorx="page" anchory="page"/>
            </v:shape>
          </w:pict>
        </mc:Fallback>
      </mc:AlternateContent>
    </w:r>
    <w:r w:rsidR="00E66520" w:rsidRPr="002A6905">
      <w:rPr>
        <w:noProof/>
        <w:lang w:eastAsia="de-DE"/>
      </w:rPr>
      <w:drawing>
        <wp:anchor distT="0" distB="0" distL="114300" distR="114300" simplePos="0" relativeHeight="251658240" behindDoc="1" locked="0" layoutInCell="1" allowOverlap="1" wp14:anchorId="1B500AC2" wp14:editId="1B500AC3">
          <wp:simplePos x="0" y="0"/>
          <wp:positionH relativeFrom="column">
            <wp:posOffset>-462407</wp:posOffset>
          </wp:positionH>
          <wp:positionV relativeFrom="paragraph">
            <wp:posOffset>-220599</wp:posOffset>
          </wp:positionV>
          <wp:extent cx="1091565" cy="537210"/>
          <wp:effectExtent l="0" t="0" r="0" b="0"/>
          <wp:wrapNone/>
          <wp:docPr id="1" name="Grafik 1" descr="C:\Users\A.Lemke\AppData\Local\Microsoft\Windows\Temporary Internet Files\Content.IE5\1BEDHDQY\Serrala-Ruby-Logo-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mke\AppData\Local\Microsoft\Windows\Temporary Internet Files\Content.IE5\1BEDHDQY\Serrala-Ruby-Logo-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91565" cy="537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6520">
      <w:tab/>
    </w:r>
  </w:p>
  <w:p w14:paraId="1B500ABD" w14:textId="77777777" w:rsidR="00E66520" w:rsidRPr="00023F33" w:rsidRDefault="00E66520" w:rsidP="00023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950B3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040A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28EE9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1CA96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D0653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BE41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6B8BFF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505D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D44383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C5CFB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07ED4"/>
    <w:multiLevelType w:val="hybridMultilevel"/>
    <w:tmpl w:val="E158A05E"/>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BC0376"/>
    <w:multiLevelType w:val="hybridMultilevel"/>
    <w:tmpl w:val="F7A07C2A"/>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ACF5EF9"/>
    <w:multiLevelType w:val="hybridMultilevel"/>
    <w:tmpl w:val="5F686C7A"/>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B381B78"/>
    <w:multiLevelType w:val="hybridMultilevel"/>
    <w:tmpl w:val="2826AE7C"/>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0751107"/>
    <w:multiLevelType w:val="hybridMultilevel"/>
    <w:tmpl w:val="B58E8790"/>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AA27EE2"/>
    <w:multiLevelType w:val="multilevel"/>
    <w:tmpl w:val="E54AE698"/>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Courier New" w:hAnsi="Courier New" w:hint="default"/>
      </w:rPr>
    </w:lvl>
    <w:lvl w:ilvl="2">
      <w:start w:val="1"/>
      <w:numFmt w:val="bullet"/>
      <w:lvlText w:val="»"/>
      <w:lvlJc w:val="left"/>
      <w:pPr>
        <w:ind w:left="1021" w:hanging="341"/>
      </w:pPr>
      <w:rPr>
        <w:rFonts w:ascii="Courier New" w:hAnsi="Courier New" w:hint="default"/>
      </w:rPr>
    </w:lvl>
    <w:lvl w:ilvl="3">
      <w:start w:val="1"/>
      <w:numFmt w:val="bullet"/>
      <w:lvlText w:val="-"/>
      <w:lvlJc w:val="left"/>
      <w:pPr>
        <w:ind w:left="1361" w:hanging="340"/>
      </w:pPr>
      <w:rPr>
        <w:rFonts w:ascii="Courier New" w:hAnsi="Courier New" w:hint="default"/>
      </w:rPr>
    </w:lvl>
    <w:lvl w:ilvl="4">
      <w:start w:val="1"/>
      <w:numFmt w:val="bullet"/>
      <w:lvlText w:val=""/>
      <w:lvlJc w:val="left"/>
      <w:pPr>
        <w:ind w:left="1701" w:hanging="340"/>
      </w:pPr>
      <w:rPr>
        <w:rFonts w:ascii="Symbol" w:hAnsi="Symbol" w:hint="default"/>
      </w:rPr>
    </w:lvl>
    <w:lvl w:ilvl="5">
      <w:start w:val="1"/>
      <w:numFmt w:val="bullet"/>
      <w:lvlText w:val="-"/>
      <w:lvlJc w:val="left"/>
      <w:pPr>
        <w:ind w:left="2041" w:hanging="340"/>
      </w:pPr>
      <w:rPr>
        <w:rFonts w:ascii="Courier New" w:hAnsi="Courier New" w:hint="default"/>
      </w:rPr>
    </w:lvl>
    <w:lvl w:ilvl="6">
      <w:start w:val="1"/>
      <w:numFmt w:val="bullet"/>
      <w:lvlText w:val=""/>
      <w:lvlJc w:val="left"/>
      <w:pPr>
        <w:ind w:left="2381" w:hanging="340"/>
      </w:pPr>
      <w:rPr>
        <w:rFonts w:ascii="Wingdings" w:hAnsi="Wingdings" w:hint="default"/>
      </w:rPr>
    </w:lvl>
    <w:lvl w:ilvl="7">
      <w:start w:val="1"/>
      <w:numFmt w:val="bullet"/>
      <w:lvlText w:val="-"/>
      <w:lvlJc w:val="left"/>
      <w:pPr>
        <w:ind w:left="2722" w:hanging="341"/>
      </w:pPr>
      <w:rPr>
        <w:rFonts w:ascii="Courier New" w:hAnsi="Courier New" w:hint="default"/>
      </w:rPr>
    </w:lvl>
    <w:lvl w:ilvl="8">
      <w:start w:val="1"/>
      <w:numFmt w:val="bullet"/>
      <w:lvlText w:val=""/>
      <w:lvlJc w:val="left"/>
      <w:pPr>
        <w:ind w:left="3062" w:hanging="340"/>
      </w:pPr>
      <w:rPr>
        <w:rFonts w:ascii="Symbol" w:hAnsi="Symbol" w:hint="default"/>
      </w:rPr>
    </w:lvl>
  </w:abstractNum>
  <w:abstractNum w:abstractNumId="16" w15:restartNumberingAfterBreak="0">
    <w:nsid w:val="1ACE07C5"/>
    <w:multiLevelType w:val="hybridMultilevel"/>
    <w:tmpl w:val="8F8ED5AA"/>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B7342E2"/>
    <w:multiLevelType w:val="hybridMultilevel"/>
    <w:tmpl w:val="10A269C6"/>
    <w:lvl w:ilvl="0" w:tplc="6FDCAE52">
      <w:numFmt w:val="bullet"/>
      <w:lvlText w:val="-"/>
      <w:lvlJc w:val="left"/>
      <w:pPr>
        <w:ind w:left="4845" w:hanging="360"/>
      </w:pPr>
      <w:rPr>
        <w:rFonts w:ascii="Calibri" w:eastAsiaTheme="minorHAnsi" w:hAnsi="Calibri" w:cstheme="minorBidi" w:hint="default"/>
      </w:rPr>
    </w:lvl>
    <w:lvl w:ilvl="1" w:tplc="04070003" w:tentative="1">
      <w:start w:val="1"/>
      <w:numFmt w:val="bullet"/>
      <w:lvlText w:val="o"/>
      <w:lvlJc w:val="left"/>
      <w:pPr>
        <w:ind w:left="5565" w:hanging="360"/>
      </w:pPr>
      <w:rPr>
        <w:rFonts w:ascii="Courier New" w:hAnsi="Courier New" w:cs="Courier New" w:hint="default"/>
      </w:rPr>
    </w:lvl>
    <w:lvl w:ilvl="2" w:tplc="04070005" w:tentative="1">
      <w:start w:val="1"/>
      <w:numFmt w:val="bullet"/>
      <w:lvlText w:val=""/>
      <w:lvlJc w:val="left"/>
      <w:pPr>
        <w:ind w:left="6285" w:hanging="360"/>
      </w:pPr>
      <w:rPr>
        <w:rFonts w:ascii="Wingdings" w:hAnsi="Wingdings" w:hint="default"/>
      </w:rPr>
    </w:lvl>
    <w:lvl w:ilvl="3" w:tplc="04070001" w:tentative="1">
      <w:start w:val="1"/>
      <w:numFmt w:val="bullet"/>
      <w:lvlText w:val=""/>
      <w:lvlJc w:val="left"/>
      <w:pPr>
        <w:ind w:left="7005" w:hanging="360"/>
      </w:pPr>
      <w:rPr>
        <w:rFonts w:ascii="Symbol" w:hAnsi="Symbol" w:hint="default"/>
      </w:rPr>
    </w:lvl>
    <w:lvl w:ilvl="4" w:tplc="04070003" w:tentative="1">
      <w:start w:val="1"/>
      <w:numFmt w:val="bullet"/>
      <w:lvlText w:val="o"/>
      <w:lvlJc w:val="left"/>
      <w:pPr>
        <w:ind w:left="7725" w:hanging="360"/>
      </w:pPr>
      <w:rPr>
        <w:rFonts w:ascii="Courier New" w:hAnsi="Courier New" w:cs="Courier New" w:hint="default"/>
      </w:rPr>
    </w:lvl>
    <w:lvl w:ilvl="5" w:tplc="04070005" w:tentative="1">
      <w:start w:val="1"/>
      <w:numFmt w:val="bullet"/>
      <w:lvlText w:val=""/>
      <w:lvlJc w:val="left"/>
      <w:pPr>
        <w:ind w:left="8445" w:hanging="360"/>
      </w:pPr>
      <w:rPr>
        <w:rFonts w:ascii="Wingdings" w:hAnsi="Wingdings" w:hint="default"/>
      </w:rPr>
    </w:lvl>
    <w:lvl w:ilvl="6" w:tplc="04070001" w:tentative="1">
      <w:start w:val="1"/>
      <w:numFmt w:val="bullet"/>
      <w:lvlText w:val=""/>
      <w:lvlJc w:val="left"/>
      <w:pPr>
        <w:ind w:left="9165" w:hanging="360"/>
      </w:pPr>
      <w:rPr>
        <w:rFonts w:ascii="Symbol" w:hAnsi="Symbol" w:hint="default"/>
      </w:rPr>
    </w:lvl>
    <w:lvl w:ilvl="7" w:tplc="04070003" w:tentative="1">
      <w:start w:val="1"/>
      <w:numFmt w:val="bullet"/>
      <w:lvlText w:val="o"/>
      <w:lvlJc w:val="left"/>
      <w:pPr>
        <w:ind w:left="9885" w:hanging="360"/>
      </w:pPr>
      <w:rPr>
        <w:rFonts w:ascii="Courier New" w:hAnsi="Courier New" w:cs="Courier New" w:hint="default"/>
      </w:rPr>
    </w:lvl>
    <w:lvl w:ilvl="8" w:tplc="04070005" w:tentative="1">
      <w:start w:val="1"/>
      <w:numFmt w:val="bullet"/>
      <w:lvlText w:val=""/>
      <w:lvlJc w:val="left"/>
      <w:pPr>
        <w:ind w:left="10605" w:hanging="360"/>
      </w:pPr>
      <w:rPr>
        <w:rFonts w:ascii="Wingdings" w:hAnsi="Wingdings" w:hint="default"/>
      </w:rPr>
    </w:lvl>
  </w:abstractNum>
  <w:abstractNum w:abstractNumId="18" w15:restartNumberingAfterBreak="0">
    <w:nsid w:val="1C064744"/>
    <w:multiLevelType w:val="hybridMultilevel"/>
    <w:tmpl w:val="6FEADC18"/>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86B500E"/>
    <w:multiLevelType w:val="hybridMultilevel"/>
    <w:tmpl w:val="C2DE350A"/>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BA20F1C"/>
    <w:multiLevelType w:val="hybridMultilevel"/>
    <w:tmpl w:val="8F2064EE"/>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1EB3FB0"/>
    <w:multiLevelType w:val="hybridMultilevel"/>
    <w:tmpl w:val="108AECF0"/>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7A8568A"/>
    <w:multiLevelType w:val="hybridMultilevel"/>
    <w:tmpl w:val="5874D466"/>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A27331D"/>
    <w:multiLevelType w:val="multilevel"/>
    <w:tmpl w:val="924603C4"/>
    <w:lvl w:ilvl="0">
      <w:start w:val="1"/>
      <w:numFmt w:val="decimal"/>
      <w:lvlText w:val="%1."/>
      <w:lvlJc w:val="left"/>
      <w:pPr>
        <w:ind w:left="360" w:hanging="360"/>
      </w:pPr>
      <w:rPr>
        <w:rFonts w:hint="default"/>
      </w:rPr>
    </w:lvl>
    <w:lvl w:ilvl="1">
      <w:start w:val="1"/>
      <w:numFmt w:val="decimal"/>
      <w:lvlText w:val="%1.%2"/>
      <w:lvlJc w:val="left"/>
      <w:pPr>
        <w:tabs>
          <w:tab w:val="num" w:pos="860"/>
        </w:tabs>
        <w:ind w:left="860"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4.%2.%3.%1"/>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3B242018"/>
    <w:multiLevelType w:val="hybridMultilevel"/>
    <w:tmpl w:val="BD363218"/>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D57544B"/>
    <w:multiLevelType w:val="hybridMultilevel"/>
    <w:tmpl w:val="15E2E82E"/>
    <w:lvl w:ilvl="0" w:tplc="BB86BDCE">
      <w:numFmt w:val="bullet"/>
      <w:lvlText w:val="-"/>
      <w:lvlJc w:val="left"/>
      <w:pPr>
        <w:ind w:left="5565" w:hanging="360"/>
      </w:pPr>
      <w:rPr>
        <w:rFonts w:ascii="Calibri" w:eastAsiaTheme="minorHAnsi" w:hAnsi="Calibri" w:cstheme="minorBidi" w:hint="default"/>
      </w:rPr>
    </w:lvl>
    <w:lvl w:ilvl="1" w:tplc="04070003" w:tentative="1">
      <w:start w:val="1"/>
      <w:numFmt w:val="bullet"/>
      <w:lvlText w:val="o"/>
      <w:lvlJc w:val="left"/>
      <w:pPr>
        <w:ind w:left="6285" w:hanging="360"/>
      </w:pPr>
      <w:rPr>
        <w:rFonts w:ascii="Courier New" w:hAnsi="Courier New" w:cs="Courier New" w:hint="default"/>
      </w:rPr>
    </w:lvl>
    <w:lvl w:ilvl="2" w:tplc="04070005" w:tentative="1">
      <w:start w:val="1"/>
      <w:numFmt w:val="bullet"/>
      <w:lvlText w:val=""/>
      <w:lvlJc w:val="left"/>
      <w:pPr>
        <w:ind w:left="7005" w:hanging="360"/>
      </w:pPr>
      <w:rPr>
        <w:rFonts w:ascii="Wingdings" w:hAnsi="Wingdings" w:hint="default"/>
      </w:rPr>
    </w:lvl>
    <w:lvl w:ilvl="3" w:tplc="04070001" w:tentative="1">
      <w:start w:val="1"/>
      <w:numFmt w:val="bullet"/>
      <w:lvlText w:val=""/>
      <w:lvlJc w:val="left"/>
      <w:pPr>
        <w:ind w:left="7725" w:hanging="360"/>
      </w:pPr>
      <w:rPr>
        <w:rFonts w:ascii="Symbol" w:hAnsi="Symbol" w:hint="default"/>
      </w:rPr>
    </w:lvl>
    <w:lvl w:ilvl="4" w:tplc="04070003" w:tentative="1">
      <w:start w:val="1"/>
      <w:numFmt w:val="bullet"/>
      <w:lvlText w:val="o"/>
      <w:lvlJc w:val="left"/>
      <w:pPr>
        <w:ind w:left="8445" w:hanging="360"/>
      </w:pPr>
      <w:rPr>
        <w:rFonts w:ascii="Courier New" w:hAnsi="Courier New" w:cs="Courier New" w:hint="default"/>
      </w:rPr>
    </w:lvl>
    <w:lvl w:ilvl="5" w:tplc="04070005" w:tentative="1">
      <w:start w:val="1"/>
      <w:numFmt w:val="bullet"/>
      <w:lvlText w:val=""/>
      <w:lvlJc w:val="left"/>
      <w:pPr>
        <w:ind w:left="9165" w:hanging="360"/>
      </w:pPr>
      <w:rPr>
        <w:rFonts w:ascii="Wingdings" w:hAnsi="Wingdings" w:hint="default"/>
      </w:rPr>
    </w:lvl>
    <w:lvl w:ilvl="6" w:tplc="04070001" w:tentative="1">
      <w:start w:val="1"/>
      <w:numFmt w:val="bullet"/>
      <w:lvlText w:val=""/>
      <w:lvlJc w:val="left"/>
      <w:pPr>
        <w:ind w:left="9885" w:hanging="360"/>
      </w:pPr>
      <w:rPr>
        <w:rFonts w:ascii="Symbol" w:hAnsi="Symbol" w:hint="default"/>
      </w:rPr>
    </w:lvl>
    <w:lvl w:ilvl="7" w:tplc="04070003" w:tentative="1">
      <w:start w:val="1"/>
      <w:numFmt w:val="bullet"/>
      <w:lvlText w:val="o"/>
      <w:lvlJc w:val="left"/>
      <w:pPr>
        <w:ind w:left="10605" w:hanging="360"/>
      </w:pPr>
      <w:rPr>
        <w:rFonts w:ascii="Courier New" w:hAnsi="Courier New" w:cs="Courier New" w:hint="default"/>
      </w:rPr>
    </w:lvl>
    <w:lvl w:ilvl="8" w:tplc="04070005" w:tentative="1">
      <w:start w:val="1"/>
      <w:numFmt w:val="bullet"/>
      <w:lvlText w:val=""/>
      <w:lvlJc w:val="left"/>
      <w:pPr>
        <w:ind w:left="11325" w:hanging="360"/>
      </w:pPr>
      <w:rPr>
        <w:rFonts w:ascii="Wingdings" w:hAnsi="Wingdings" w:hint="default"/>
      </w:rPr>
    </w:lvl>
  </w:abstractNum>
  <w:abstractNum w:abstractNumId="26" w15:restartNumberingAfterBreak="0">
    <w:nsid w:val="4F7D2F0F"/>
    <w:multiLevelType w:val="hybridMultilevel"/>
    <w:tmpl w:val="E6D28334"/>
    <w:lvl w:ilvl="0" w:tplc="1A66234E">
      <w:numFmt w:val="bullet"/>
      <w:lvlText w:val="-"/>
      <w:lvlJc w:val="left"/>
      <w:pPr>
        <w:ind w:left="5205" w:hanging="360"/>
      </w:pPr>
      <w:rPr>
        <w:rFonts w:ascii="Calibri" w:eastAsiaTheme="minorHAnsi" w:hAnsi="Calibri" w:cstheme="minorBidi" w:hint="default"/>
      </w:rPr>
    </w:lvl>
    <w:lvl w:ilvl="1" w:tplc="04070003" w:tentative="1">
      <w:start w:val="1"/>
      <w:numFmt w:val="bullet"/>
      <w:lvlText w:val="o"/>
      <w:lvlJc w:val="left"/>
      <w:pPr>
        <w:ind w:left="5925" w:hanging="360"/>
      </w:pPr>
      <w:rPr>
        <w:rFonts w:ascii="Courier New" w:hAnsi="Courier New" w:cs="Courier New" w:hint="default"/>
      </w:rPr>
    </w:lvl>
    <w:lvl w:ilvl="2" w:tplc="04070005" w:tentative="1">
      <w:start w:val="1"/>
      <w:numFmt w:val="bullet"/>
      <w:lvlText w:val=""/>
      <w:lvlJc w:val="left"/>
      <w:pPr>
        <w:ind w:left="6645" w:hanging="360"/>
      </w:pPr>
      <w:rPr>
        <w:rFonts w:ascii="Wingdings" w:hAnsi="Wingdings" w:hint="default"/>
      </w:rPr>
    </w:lvl>
    <w:lvl w:ilvl="3" w:tplc="04070001" w:tentative="1">
      <w:start w:val="1"/>
      <w:numFmt w:val="bullet"/>
      <w:lvlText w:val=""/>
      <w:lvlJc w:val="left"/>
      <w:pPr>
        <w:ind w:left="7365" w:hanging="360"/>
      </w:pPr>
      <w:rPr>
        <w:rFonts w:ascii="Symbol" w:hAnsi="Symbol" w:hint="default"/>
      </w:rPr>
    </w:lvl>
    <w:lvl w:ilvl="4" w:tplc="04070003" w:tentative="1">
      <w:start w:val="1"/>
      <w:numFmt w:val="bullet"/>
      <w:lvlText w:val="o"/>
      <w:lvlJc w:val="left"/>
      <w:pPr>
        <w:ind w:left="8085" w:hanging="360"/>
      </w:pPr>
      <w:rPr>
        <w:rFonts w:ascii="Courier New" w:hAnsi="Courier New" w:cs="Courier New" w:hint="default"/>
      </w:rPr>
    </w:lvl>
    <w:lvl w:ilvl="5" w:tplc="04070005" w:tentative="1">
      <w:start w:val="1"/>
      <w:numFmt w:val="bullet"/>
      <w:lvlText w:val=""/>
      <w:lvlJc w:val="left"/>
      <w:pPr>
        <w:ind w:left="8805" w:hanging="360"/>
      </w:pPr>
      <w:rPr>
        <w:rFonts w:ascii="Wingdings" w:hAnsi="Wingdings" w:hint="default"/>
      </w:rPr>
    </w:lvl>
    <w:lvl w:ilvl="6" w:tplc="04070001" w:tentative="1">
      <w:start w:val="1"/>
      <w:numFmt w:val="bullet"/>
      <w:lvlText w:val=""/>
      <w:lvlJc w:val="left"/>
      <w:pPr>
        <w:ind w:left="9525" w:hanging="360"/>
      </w:pPr>
      <w:rPr>
        <w:rFonts w:ascii="Symbol" w:hAnsi="Symbol" w:hint="default"/>
      </w:rPr>
    </w:lvl>
    <w:lvl w:ilvl="7" w:tplc="04070003" w:tentative="1">
      <w:start w:val="1"/>
      <w:numFmt w:val="bullet"/>
      <w:lvlText w:val="o"/>
      <w:lvlJc w:val="left"/>
      <w:pPr>
        <w:ind w:left="10245" w:hanging="360"/>
      </w:pPr>
      <w:rPr>
        <w:rFonts w:ascii="Courier New" w:hAnsi="Courier New" w:cs="Courier New" w:hint="default"/>
      </w:rPr>
    </w:lvl>
    <w:lvl w:ilvl="8" w:tplc="04070005" w:tentative="1">
      <w:start w:val="1"/>
      <w:numFmt w:val="bullet"/>
      <w:lvlText w:val=""/>
      <w:lvlJc w:val="left"/>
      <w:pPr>
        <w:ind w:left="10965" w:hanging="360"/>
      </w:pPr>
      <w:rPr>
        <w:rFonts w:ascii="Wingdings" w:hAnsi="Wingdings" w:hint="default"/>
      </w:rPr>
    </w:lvl>
  </w:abstractNum>
  <w:abstractNum w:abstractNumId="27" w15:restartNumberingAfterBreak="0">
    <w:nsid w:val="507B449C"/>
    <w:multiLevelType w:val="hybridMultilevel"/>
    <w:tmpl w:val="BB72AF04"/>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36165F6"/>
    <w:multiLevelType w:val="hybridMultilevel"/>
    <w:tmpl w:val="C95E9C12"/>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89F1DBC"/>
    <w:multiLevelType w:val="multilevel"/>
    <w:tmpl w:val="6ECA9B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5A164176"/>
    <w:multiLevelType w:val="hybridMultilevel"/>
    <w:tmpl w:val="D8EC715A"/>
    <w:lvl w:ilvl="0" w:tplc="DC3A479E">
      <w:numFmt w:val="bullet"/>
      <w:lvlText w:val="-"/>
      <w:lvlJc w:val="left"/>
      <w:pPr>
        <w:ind w:left="3600" w:hanging="360"/>
      </w:pPr>
      <w:rPr>
        <w:rFonts w:ascii="Calibri" w:eastAsiaTheme="minorHAnsi" w:hAnsi="Calibri" w:cstheme="minorBidi"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31" w15:restartNumberingAfterBreak="0">
    <w:nsid w:val="5D5F41BC"/>
    <w:multiLevelType w:val="hybridMultilevel"/>
    <w:tmpl w:val="F9409824"/>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7197603"/>
    <w:multiLevelType w:val="multilevel"/>
    <w:tmpl w:val="E54AE698"/>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Courier New" w:hAnsi="Courier New" w:hint="default"/>
      </w:rPr>
    </w:lvl>
    <w:lvl w:ilvl="2">
      <w:start w:val="1"/>
      <w:numFmt w:val="bullet"/>
      <w:lvlText w:val="»"/>
      <w:lvlJc w:val="left"/>
      <w:pPr>
        <w:ind w:left="1021" w:hanging="341"/>
      </w:pPr>
      <w:rPr>
        <w:rFonts w:ascii="Courier New" w:hAnsi="Courier New" w:hint="default"/>
      </w:rPr>
    </w:lvl>
    <w:lvl w:ilvl="3">
      <w:start w:val="1"/>
      <w:numFmt w:val="bullet"/>
      <w:lvlText w:val="-"/>
      <w:lvlJc w:val="left"/>
      <w:pPr>
        <w:ind w:left="1361" w:hanging="340"/>
      </w:pPr>
      <w:rPr>
        <w:rFonts w:ascii="Courier New" w:hAnsi="Courier New" w:hint="default"/>
      </w:rPr>
    </w:lvl>
    <w:lvl w:ilvl="4">
      <w:start w:val="1"/>
      <w:numFmt w:val="bullet"/>
      <w:lvlText w:val=""/>
      <w:lvlJc w:val="left"/>
      <w:pPr>
        <w:ind w:left="1701" w:hanging="340"/>
      </w:pPr>
      <w:rPr>
        <w:rFonts w:ascii="Symbol" w:hAnsi="Symbol" w:hint="default"/>
      </w:rPr>
    </w:lvl>
    <w:lvl w:ilvl="5">
      <w:start w:val="1"/>
      <w:numFmt w:val="bullet"/>
      <w:lvlText w:val="-"/>
      <w:lvlJc w:val="left"/>
      <w:pPr>
        <w:ind w:left="2041" w:hanging="340"/>
      </w:pPr>
      <w:rPr>
        <w:rFonts w:ascii="Courier New" w:hAnsi="Courier New" w:hint="default"/>
      </w:rPr>
    </w:lvl>
    <w:lvl w:ilvl="6">
      <w:start w:val="1"/>
      <w:numFmt w:val="bullet"/>
      <w:lvlText w:val=""/>
      <w:lvlJc w:val="left"/>
      <w:pPr>
        <w:ind w:left="2381" w:hanging="340"/>
      </w:pPr>
      <w:rPr>
        <w:rFonts w:ascii="Wingdings" w:hAnsi="Wingdings" w:hint="default"/>
      </w:rPr>
    </w:lvl>
    <w:lvl w:ilvl="7">
      <w:start w:val="1"/>
      <w:numFmt w:val="bullet"/>
      <w:lvlText w:val="-"/>
      <w:lvlJc w:val="left"/>
      <w:pPr>
        <w:ind w:left="2722" w:hanging="341"/>
      </w:pPr>
      <w:rPr>
        <w:rFonts w:ascii="Courier New" w:hAnsi="Courier New" w:hint="default"/>
      </w:rPr>
    </w:lvl>
    <w:lvl w:ilvl="8">
      <w:start w:val="1"/>
      <w:numFmt w:val="bullet"/>
      <w:lvlText w:val=""/>
      <w:lvlJc w:val="left"/>
      <w:pPr>
        <w:ind w:left="3062" w:hanging="340"/>
      </w:pPr>
      <w:rPr>
        <w:rFonts w:ascii="Symbol" w:hAnsi="Symbol" w:hint="default"/>
      </w:rPr>
    </w:lvl>
  </w:abstractNum>
  <w:abstractNum w:abstractNumId="33" w15:restartNumberingAfterBreak="0">
    <w:nsid w:val="676C647B"/>
    <w:multiLevelType w:val="hybridMultilevel"/>
    <w:tmpl w:val="418AA7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B4E6EA7"/>
    <w:multiLevelType w:val="hybridMultilevel"/>
    <w:tmpl w:val="A9B03416"/>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F206EF3"/>
    <w:multiLevelType w:val="hybridMultilevel"/>
    <w:tmpl w:val="4D16DE6A"/>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1227396"/>
    <w:multiLevelType w:val="hybridMultilevel"/>
    <w:tmpl w:val="38B0299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3D748B2"/>
    <w:multiLevelType w:val="hybridMultilevel"/>
    <w:tmpl w:val="4C4C7B34"/>
    <w:lvl w:ilvl="0" w:tplc="06400054">
      <w:start w:val="1"/>
      <w:numFmt w:val="bullet"/>
      <w:lvlText w:val="-"/>
      <w:lvlJc w:val="left"/>
      <w:pPr>
        <w:ind w:left="720" w:hanging="360"/>
      </w:pPr>
      <w:rPr>
        <w:rFonts w:ascii="Courier New" w:hAnsi="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5CF53E8"/>
    <w:multiLevelType w:val="hybridMultilevel"/>
    <w:tmpl w:val="7C86C51E"/>
    <w:lvl w:ilvl="0" w:tplc="D116B638">
      <w:start w:val="1"/>
      <w:numFmt w:val="bullet"/>
      <w:lvlText w:val=""/>
      <w:lvlJc w:val="left"/>
      <w:pPr>
        <w:ind w:left="302" w:hanging="360"/>
      </w:pPr>
      <w:rPr>
        <w:rFonts w:ascii="Symbol" w:hAnsi="Symbol" w:hint="default"/>
      </w:rPr>
    </w:lvl>
    <w:lvl w:ilvl="1" w:tplc="C824BCD2">
      <w:start w:val="1"/>
      <w:numFmt w:val="bullet"/>
      <w:lvlText w:val="-"/>
      <w:lvlJc w:val="left"/>
      <w:pPr>
        <w:ind w:left="794" w:hanging="397"/>
      </w:pPr>
      <w:rPr>
        <w:rFonts w:ascii="Courier New" w:hAnsi="Courier New" w:hint="default"/>
      </w:rPr>
    </w:lvl>
    <w:lvl w:ilvl="2" w:tplc="04070005" w:tentative="1">
      <w:start w:val="1"/>
      <w:numFmt w:val="bullet"/>
      <w:lvlText w:val=""/>
      <w:lvlJc w:val="left"/>
      <w:pPr>
        <w:ind w:left="1742" w:hanging="360"/>
      </w:pPr>
      <w:rPr>
        <w:rFonts w:ascii="Wingdings" w:hAnsi="Wingdings" w:hint="default"/>
      </w:rPr>
    </w:lvl>
    <w:lvl w:ilvl="3" w:tplc="04070001" w:tentative="1">
      <w:start w:val="1"/>
      <w:numFmt w:val="bullet"/>
      <w:lvlText w:val=""/>
      <w:lvlJc w:val="left"/>
      <w:pPr>
        <w:ind w:left="2462" w:hanging="360"/>
      </w:pPr>
      <w:rPr>
        <w:rFonts w:ascii="Symbol" w:hAnsi="Symbol" w:hint="default"/>
      </w:rPr>
    </w:lvl>
    <w:lvl w:ilvl="4" w:tplc="04070003" w:tentative="1">
      <w:start w:val="1"/>
      <w:numFmt w:val="bullet"/>
      <w:lvlText w:val="o"/>
      <w:lvlJc w:val="left"/>
      <w:pPr>
        <w:ind w:left="3182" w:hanging="360"/>
      </w:pPr>
      <w:rPr>
        <w:rFonts w:ascii="Courier New" w:hAnsi="Courier New" w:cs="Courier New" w:hint="default"/>
      </w:rPr>
    </w:lvl>
    <w:lvl w:ilvl="5" w:tplc="04070005" w:tentative="1">
      <w:start w:val="1"/>
      <w:numFmt w:val="bullet"/>
      <w:lvlText w:val=""/>
      <w:lvlJc w:val="left"/>
      <w:pPr>
        <w:ind w:left="3902" w:hanging="360"/>
      </w:pPr>
      <w:rPr>
        <w:rFonts w:ascii="Wingdings" w:hAnsi="Wingdings" w:hint="default"/>
      </w:rPr>
    </w:lvl>
    <w:lvl w:ilvl="6" w:tplc="04070001" w:tentative="1">
      <w:start w:val="1"/>
      <w:numFmt w:val="bullet"/>
      <w:lvlText w:val=""/>
      <w:lvlJc w:val="left"/>
      <w:pPr>
        <w:ind w:left="4622" w:hanging="360"/>
      </w:pPr>
      <w:rPr>
        <w:rFonts w:ascii="Symbol" w:hAnsi="Symbol" w:hint="default"/>
      </w:rPr>
    </w:lvl>
    <w:lvl w:ilvl="7" w:tplc="04070003" w:tentative="1">
      <w:start w:val="1"/>
      <w:numFmt w:val="bullet"/>
      <w:lvlText w:val="o"/>
      <w:lvlJc w:val="left"/>
      <w:pPr>
        <w:ind w:left="5342" w:hanging="360"/>
      </w:pPr>
      <w:rPr>
        <w:rFonts w:ascii="Courier New" w:hAnsi="Courier New" w:cs="Courier New" w:hint="default"/>
      </w:rPr>
    </w:lvl>
    <w:lvl w:ilvl="8" w:tplc="04070005" w:tentative="1">
      <w:start w:val="1"/>
      <w:numFmt w:val="bullet"/>
      <w:lvlText w:val=""/>
      <w:lvlJc w:val="left"/>
      <w:pPr>
        <w:ind w:left="6062" w:hanging="360"/>
      </w:pPr>
      <w:rPr>
        <w:rFonts w:ascii="Wingdings" w:hAnsi="Wingdings" w:hint="default"/>
      </w:rPr>
    </w:lvl>
  </w:abstractNum>
  <w:abstractNum w:abstractNumId="39" w15:restartNumberingAfterBreak="0">
    <w:nsid w:val="77AF4124"/>
    <w:multiLevelType w:val="hybridMultilevel"/>
    <w:tmpl w:val="555043D4"/>
    <w:lvl w:ilvl="0" w:tplc="D116B638">
      <w:start w:val="1"/>
      <w:numFmt w:val="bullet"/>
      <w:pStyle w:val="ListParagraph"/>
      <w:lvlText w:val=""/>
      <w:lvlJc w:val="left"/>
      <w:pPr>
        <w:ind w:left="302" w:hanging="360"/>
      </w:pPr>
      <w:rPr>
        <w:rFonts w:ascii="Symbol" w:hAnsi="Symbol" w:hint="default"/>
      </w:rPr>
    </w:lvl>
    <w:lvl w:ilvl="1" w:tplc="04070003">
      <w:start w:val="1"/>
      <w:numFmt w:val="bullet"/>
      <w:lvlText w:val="o"/>
      <w:lvlJc w:val="left"/>
      <w:pPr>
        <w:ind w:left="1022" w:hanging="360"/>
      </w:pPr>
      <w:rPr>
        <w:rFonts w:ascii="Courier New" w:hAnsi="Courier New" w:cs="Courier New" w:hint="default"/>
      </w:rPr>
    </w:lvl>
    <w:lvl w:ilvl="2" w:tplc="0542EF00">
      <w:start w:val="1"/>
      <w:numFmt w:val="bullet"/>
      <w:lvlText w:val="»"/>
      <w:lvlJc w:val="left"/>
      <w:pPr>
        <w:ind w:left="1191" w:hanging="397"/>
      </w:pPr>
      <w:rPr>
        <w:rFonts w:ascii="Courier New" w:hAnsi="Courier New" w:hint="default"/>
      </w:rPr>
    </w:lvl>
    <w:lvl w:ilvl="3" w:tplc="535E8F28">
      <w:start w:val="1"/>
      <w:numFmt w:val="bullet"/>
      <w:lvlText w:val="-"/>
      <w:lvlJc w:val="left"/>
      <w:pPr>
        <w:ind w:left="1588" w:hanging="397"/>
      </w:pPr>
      <w:rPr>
        <w:rFonts w:ascii="Courier New" w:hAnsi="Courier New" w:hint="default"/>
        <w:color w:val="003063"/>
      </w:rPr>
    </w:lvl>
    <w:lvl w:ilvl="4" w:tplc="B7A81D58">
      <w:start w:val="1"/>
      <w:numFmt w:val="bullet"/>
      <w:lvlText w:val="o"/>
      <w:lvlJc w:val="left"/>
      <w:pPr>
        <w:ind w:left="1985" w:hanging="397"/>
      </w:pPr>
      <w:rPr>
        <w:rFonts w:ascii="Courier New" w:hAnsi="Courier New" w:hint="default"/>
      </w:rPr>
    </w:lvl>
    <w:lvl w:ilvl="5" w:tplc="04070005" w:tentative="1">
      <w:start w:val="1"/>
      <w:numFmt w:val="bullet"/>
      <w:lvlText w:val=""/>
      <w:lvlJc w:val="left"/>
      <w:pPr>
        <w:ind w:left="3902" w:hanging="360"/>
      </w:pPr>
      <w:rPr>
        <w:rFonts w:ascii="Wingdings" w:hAnsi="Wingdings" w:hint="default"/>
      </w:rPr>
    </w:lvl>
    <w:lvl w:ilvl="6" w:tplc="04070001" w:tentative="1">
      <w:start w:val="1"/>
      <w:numFmt w:val="bullet"/>
      <w:lvlText w:val=""/>
      <w:lvlJc w:val="left"/>
      <w:pPr>
        <w:ind w:left="4622" w:hanging="360"/>
      </w:pPr>
      <w:rPr>
        <w:rFonts w:ascii="Symbol" w:hAnsi="Symbol" w:hint="default"/>
      </w:rPr>
    </w:lvl>
    <w:lvl w:ilvl="7" w:tplc="04070003" w:tentative="1">
      <w:start w:val="1"/>
      <w:numFmt w:val="bullet"/>
      <w:lvlText w:val="o"/>
      <w:lvlJc w:val="left"/>
      <w:pPr>
        <w:ind w:left="5342" w:hanging="360"/>
      </w:pPr>
      <w:rPr>
        <w:rFonts w:ascii="Courier New" w:hAnsi="Courier New" w:cs="Courier New" w:hint="default"/>
      </w:rPr>
    </w:lvl>
    <w:lvl w:ilvl="8" w:tplc="04070005" w:tentative="1">
      <w:start w:val="1"/>
      <w:numFmt w:val="bullet"/>
      <w:lvlText w:val=""/>
      <w:lvlJc w:val="left"/>
      <w:pPr>
        <w:ind w:left="6062" w:hanging="360"/>
      </w:pPr>
      <w:rPr>
        <w:rFonts w:ascii="Wingdings" w:hAnsi="Wingdings" w:hint="default"/>
      </w:rPr>
    </w:lvl>
  </w:abstractNum>
  <w:abstractNum w:abstractNumId="40" w15:restartNumberingAfterBreak="0">
    <w:nsid w:val="7A607AAF"/>
    <w:multiLevelType w:val="hybridMultilevel"/>
    <w:tmpl w:val="BC30ECE0"/>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F122FC4"/>
    <w:multiLevelType w:val="hybridMultilevel"/>
    <w:tmpl w:val="3D46FDC8"/>
    <w:lvl w:ilvl="0" w:tplc="06400054">
      <w:start w:val="1"/>
      <w:numFmt w:val="bullet"/>
      <w:lvlText w:val="-"/>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5531954">
    <w:abstractNumId w:val="29"/>
  </w:num>
  <w:num w:numId="2" w16cid:durableId="1346059348">
    <w:abstractNumId w:val="23"/>
  </w:num>
  <w:num w:numId="3" w16cid:durableId="294140702">
    <w:abstractNumId w:val="36"/>
  </w:num>
  <w:num w:numId="4" w16cid:durableId="2031444692">
    <w:abstractNumId w:val="21"/>
  </w:num>
  <w:num w:numId="5" w16cid:durableId="1835995997">
    <w:abstractNumId w:val="22"/>
  </w:num>
  <w:num w:numId="6" w16cid:durableId="1711225667">
    <w:abstractNumId w:val="24"/>
  </w:num>
  <w:num w:numId="7" w16cid:durableId="1553810063">
    <w:abstractNumId w:val="34"/>
  </w:num>
  <w:num w:numId="8" w16cid:durableId="1391460661">
    <w:abstractNumId w:val="18"/>
  </w:num>
  <w:num w:numId="9" w16cid:durableId="1971325761">
    <w:abstractNumId w:val="13"/>
  </w:num>
  <w:num w:numId="10" w16cid:durableId="1679111800">
    <w:abstractNumId w:val="35"/>
  </w:num>
  <w:num w:numId="11" w16cid:durableId="1230843575">
    <w:abstractNumId w:val="28"/>
  </w:num>
  <w:num w:numId="12" w16cid:durableId="1694959463">
    <w:abstractNumId w:val="10"/>
  </w:num>
  <w:num w:numId="13" w16cid:durableId="1839074045">
    <w:abstractNumId w:val="40"/>
  </w:num>
  <w:num w:numId="14" w16cid:durableId="1243180723">
    <w:abstractNumId w:val="41"/>
  </w:num>
  <w:num w:numId="15" w16cid:durableId="218830294">
    <w:abstractNumId w:val="14"/>
  </w:num>
  <w:num w:numId="16" w16cid:durableId="1310937631">
    <w:abstractNumId w:val="16"/>
  </w:num>
  <w:num w:numId="17" w16cid:durableId="103429302">
    <w:abstractNumId w:val="12"/>
  </w:num>
  <w:num w:numId="18" w16cid:durableId="1939217428">
    <w:abstractNumId w:val="11"/>
  </w:num>
  <w:num w:numId="19" w16cid:durableId="730008749">
    <w:abstractNumId w:val="27"/>
  </w:num>
  <w:num w:numId="20" w16cid:durableId="1129935681">
    <w:abstractNumId w:val="31"/>
  </w:num>
  <w:num w:numId="21" w16cid:durableId="1082877192">
    <w:abstractNumId w:val="19"/>
  </w:num>
  <w:num w:numId="22" w16cid:durableId="1135491530">
    <w:abstractNumId w:val="20"/>
  </w:num>
  <w:num w:numId="23" w16cid:durableId="346060038">
    <w:abstractNumId w:val="37"/>
  </w:num>
  <w:num w:numId="24" w16cid:durableId="402995089">
    <w:abstractNumId w:val="39"/>
  </w:num>
  <w:num w:numId="25" w16cid:durableId="2146197128">
    <w:abstractNumId w:val="38"/>
  </w:num>
  <w:num w:numId="26" w16cid:durableId="1067647341">
    <w:abstractNumId w:val="15"/>
  </w:num>
  <w:num w:numId="27" w16cid:durableId="639310853">
    <w:abstractNumId w:val="32"/>
  </w:num>
  <w:num w:numId="28" w16cid:durableId="1653409884">
    <w:abstractNumId w:val="9"/>
  </w:num>
  <w:num w:numId="29" w16cid:durableId="1218517746">
    <w:abstractNumId w:val="8"/>
  </w:num>
  <w:num w:numId="30" w16cid:durableId="1916237208">
    <w:abstractNumId w:val="7"/>
  </w:num>
  <w:num w:numId="31" w16cid:durableId="306131255">
    <w:abstractNumId w:val="6"/>
  </w:num>
  <w:num w:numId="32" w16cid:durableId="832064788">
    <w:abstractNumId w:val="5"/>
  </w:num>
  <w:num w:numId="33" w16cid:durableId="867253276">
    <w:abstractNumId w:val="4"/>
  </w:num>
  <w:num w:numId="34" w16cid:durableId="136387270">
    <w:abstractNumId w:val="3"/>
  </w:num>
  <w:num w:numId="35" w16cid:durableId="156768571">
    <w:abstractNumId w:val="2"/>
  </w:num>
  <w:num w:numId="36" w16cid:durableId="676419128">
    <w:abstractNumId w:val="1"/>
  </w:num>
  <w:num w:numId="37" w16cid:durableId="1424916129">
    <w:abstractNumId w:val="0"/>
  </w:num>
  <w:num w:numId="38" w16cid:durableId="1831483739">
    <w:abstractNumId w:val="17"/>
  </w:num>
  <w:num w:numId="39" w16cid:durableId="98453308">
    <w:abstractNumId w:val="26"/>
  </w:num>
  <w:num w:numId="40" w16cid:durableId="610551795">
    <w:abstractNumId w:val="25"/>
  </w:num>
  <w:num w:numId="41" w16cid:durableId="1697730597">
    <w:abstractNumId w:val="30"/>
  </w:num>
  <w:num w:numId="42" w16cid:durableId="304969852">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38"/>
    <w:rsid w:val="00000250"/>
    <w:rsid w:val="00023F33"/>
    <w:rsid w:val="00025AC9"/>
    <w:rsid w:val="00040569"/>
    <w:rsid w:val="00061CFF"/>
    <w:rsid w:val="000B078F"/>
    <w:rsid w:val="000C1454"/>
    <w:rsid w:val="000D0085"/>
    <w:rsid w:val="000D0C5F"/>
    <w:rsid w:val="000D6FD6"/>
    <w:rsid w:val="000E55C0"/>
    <w:rsid w:val="0015351D"/>
    <w:rsid w:val="00176106"/>
    <w:rsid w:val="0019127A"/>
    <w:rsid w:val="001B71B7"/>
    <w:rsid w:val="001D461B"/>
    <w:rsid w:val="001F6C01"/>
    <w:rsid w:val="00210A7B"/>
    <w:rsid w:val="00227A4C"/>
    <w:rsid w:val="00264362"/>
    <w:rsid w:val="00273472"/>
    <w:rsid w:val="00275022"/>
    <w:rsid w:val="002E7704"/>
    <w:rsid w:val="002F1258"/>
    <w:rsid w:val="003011BC"/>
    <w:rsid w:val="00305ED9"/>
    <w:rsid w:val="00321CA9"/>
    <w:rsid w:val="00324D12"/>
    <w:rsid w:val="00357438"/>
    <w:rsid w:val="00367B08"/>
    <w:rsid w:val="003738D2"/>
    <w:rsid w:val="00380A1A"/>
    <w:rsid w:val="00381BEE"/>
    <w:rsid w:val="003828BC"/>
    <w:rsid w:val="00397349"/>
    <w:rsid w:val="003B065C"/>
    <w:rsid w:val="003C725B"/>
    <w:rsid w:val="003D4147"/>
    <w:rsid w:val="00460C49"/>
    <w:rsid w:val="00461197"/>
    <w:rsid w:val="0049046E"/>
    <w:rsid w:val="004A00B4"/>
    <w:rsid w:val="004A7346"/>
    <w:rsid w:val="004B2A52"/>
    <w:rsid w:val="00506478"/>
    <w:rsid w:val="00557FEC"/>
    <w:rsid w:val="00560D19"/>
    <w:rsid w:val="0057053F"/>
    <w:rsid w:val="00584689"/>
    <w:rsid w:val="005A165A"/>
    <w:rsid w:val="005B2D29"/>
    <w:rsid w:val="005C30F9"/>
    <w:rsid w:val="005F0A3A"/>
    <w:rsid w:val="005F4905"/>
    <w:rsid w:val="0060069C"/>
    <w:rsid w:val="00650BE4"/>
    <w:rsid w:val="006A2055"/>
    <w:rsid w:val="006A62C6"/>
    <w:rsid w:val="006A7D47"/>
    <w:rsid w:val="006E59B2"/>
    <w:rsid w:val="0071536F"/>
    <w:rsid w:val="007218BD"/>
    <w:rsid w:val="00751FA2"/>
    <w:rsid w:val="007C644C"/>
    <w:rsid w:val="007E011A"/>
    <w:rsid w:val="007E126D"/>
    <w:rsid w:val="00813571"/>
    <w:rsid w:val="00824B7C"/>
    <w:rsid w:val="00824CF3"/>
    <w:rsid w:val="00826168"/>
    <w:rsid w:val="00831F77"/>
    <w:rsid w:val="0083247A"/>
    <w:rsid w:val="00866B2B"/>
    <w:rsid w:val="00870109"/>
    <w:rsid w:val="00872596"/>
    <w:rsid w:val="00877191"/>
    <w:rsid w:val="00884F1B"/>
    <w:rsid w:val="00896ABF"/>
    <w:rsid w:val="008D6A6C"/>
    <w:rsid w:val="008E1572"/>
    <w:rsid w:val="00935669"/>
    <w:rsid w:val="00935F7E"/>
    <w:rsid w:val="00951639"/>
    <w:rsid w:val="0095535B"/>
    <w:rsid w:val="00A12D1D"/>
    <w:rsid w:val="00A255D1"/>
    <w:rsid w:val="00A57B2F"/>
    <w:rsid w:val="00A6187F"/>
    <w:rsid w:val="00AA0A2A"/>
    <w:rsid w:val="00AA6379"/>
    <w:rsid w:val="00AA6C76"/>
    <w:rsid w:val="00B005DC"/>
    <w:rsid w:val="00B275D3"/>
    <w:rsid w:val="00B6080D"/>
    <w:rsid w:val="00B614D5"/>
    <w:rsid w:val="00BC1465"/>
    <w:rsid w:val="00BC555A"/>
    <w:rsid w:val="00BD6708"/>
    <w:rsid w:val="00BF0319"/>
    <w:rsid w:val="00C37C33"/>
    <w:rsid w:val="00C81781"/>
    <w:rsid w:val="00C926B6"/>
    <w:rsid w:val="00CA28FE"/>
    <w:rsid w:val="00CC2D98"/>
    <w:rsid w:val="00CD3DB9"/>
    <w:rsid w:val="00CD7573"/>
    <w:rsid w:val="00CE1A7A"/>
    <w:rsid w:val="00CF5B1D"/>
    <w:rsid w:val="00CF7DFD"/>
    <w:rsid w:val="00D063E9"/>
    <w:rsid w:val="00D32813"/>
    <w:rsid w:val="00D4391C"/>
    <w:rsid w:val="00D76F59"/>
    <w:rsid w:val="00D84D89"/>
    <w:rsid w:val="00DA121C"/>
    <w:rsid w:val="00DD25F8"/>
    <w:rsid w:val="00DD7EA5"/>
    <w:rsid w:val="00DF12F9"/>
    <w:rsid w:val="00DF19F4"/>
    <w:rsid w:val="00E11DC2"/>
    <w:rsid w:val="00E27603"/>
    <w:rsid w:val="00E66520"/>
    <w:rsid w:val="00E872F5"/>
    <w:rsid w:val="00E97C2D"/>
    <w:rsid w:val="00F95903"/>
    <w:rsid w:val="00F95A06"/>
    <w:rsid w:val="00FA4E56"/>
    <w:rsid w:val="00FB7339"/>
    <w:rsid w:val="00FC0192"/>
    <w:rsid w:val="00FE14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00940"/>
  <w15:docId w15:val="{552EAF96-85FB-4578-B20D-24E072D8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cument text"/>
    <w:qFormat/>
    <w:rsid w:val="00A12D1D"/>
    <w:pPr>
      <w:spacing w:after="120" w:line="240" w:lineRule="auto"/>
    </w:pPr>
  </w:style>
  <w:style w:type="paragraph" w:styleId="Heading1">
    <w:name w:val="heading 1"/>
    <w:aliases w:val="Title 1"/>
    <w:basedOn w:val="Normal"/>
    <w:next w:val="Normal"/>
    <w:link w:val="Heading1Char"/>
    <w:uiPriority w:val="9"/>
    <w:qFormat/>
    <w:rsid w:val="00E872F5"/>
    <w:pPr>
      <w:keepNext/>
      <w:keepLines/>
      <w:numPr>
        <w:numId w:val="1"/>
      </w:numPr>
      <w:spacing w:before="480"/>
      <w:ind w:left="431" w:hanging="431"/>
      <w:outlineLvl w:val="0"/>
    </w:pPr>
    <w:rPr>
      <w:rFonts w:ascii="Calibri" w:eastAsiaTheme="majorEastAsia" w:hAnsi="Calibri" w:cstheme="majorBidi"/>
      <w:b/>
      <w:bCs/>
      <w:caps/>
      <w:color w:val="000000" w:themeColor="text1"/>
      <w:sz w:val="28"/>
      <w:szCs w:val="28"/>
    </w:rPr>
  </w:style>
  <w:style w:type="paragraph" w:styleId="Heading2">
    <w:name w:val="heading 2"/>
    <w:aliases w:val="Title 2"/>
    <w:basedOn w:val="Normal"/>
    <w:next w:val="Normal"/>
    <w:link w:val="Heading2Char"/>
    <w:uiPriority w:val="9"/>
    <w:unhideWhenUsed/>
    <w:qFormat/>
    <w:rsid w:val="00E872F5"/>
    <w:pPr>
      <w:keepNext/>
      <w:keepLines/>
      <w:numPr>
        <w:ilvl w:val="1"/>
        <w:numId w:val="1"/>
      </w:numPr>
      <w:spacing w:before="200"/>
      <w:ind w:left="578" w:hanging="578"/>
      <w:outlineLvl w:val="1"/>
    </w:pPr>
    <w:rPr>
      <w:rFonts w:ascii="Calibri" w:eastAsiaTheme="majorEastAsia" w:hAnsi="Calibri" w:cstheme="majorBidi"/>
      <w:b/>
      <w:bCs/>
      <w:i/>
      <w:color w:val="000000" w:themeColor="text1"/>
      <w:sz w:val="26"/>
      <w:szCs w:val="26"/>
    </w:rPr>
  </w:style>
  <w:style w:type="paragraph" w:styleId="Heading3">
    <w:name w:val="heading 3"/>
    <w:aliases w:val="Title 3"/>
    <w:basedOn w:val="Normal"/>
    <w:next w:val="Normal"/>
    <w:link w:val="Heading3Char"/>
    <w:uiPriority w:val="9"/>
    <w:unhideWhenUsed/>
    <w:qFormat/>
    <w:rsid w:val="00E872F5"/>
    <w:pPr>
      <w:keepNext/>
      <w:keepLines/>
      <w:numPr>
        <w:ilvl w:val="2"/>
        <w:numId w:val="1"/>
      </w:numPr>
      <w:spacing w:before="200"/>
      <w:outlineLvl w:val="2"/>
    </w:pPr>
    <w:rPr>
      <w:rFonts w:ascii="Calibri" w:eastAsiaTheme="majorEastAsia" w:hAnsi="Calibri" w:cstheme="majorBidi"/>
      <w:b/>
      <w:bCs/>
      <w:color w:val="000000" w:themeColor="text1"/>
    </w:rPr>
  </w:style>
  <w:style w:type="paragraph" w:styleId="Heading4">
    <w:name w:val="heading 4"/>
    <w:aliases w:val="Title 4"/>
    <w:basedOn w:val="Normal"/>
    <w:next w:val="Normal"/>
    <w:link w:val="Heading4Char"/>
    <w:uiPriority w:val="9"/>
    <w:unhideWhenUsed/>
    <w:qFormat/>
    <w:rsid w:val="00E872F5"/>
    <w:pPr>
      <w:keepNext/>
      <w:keepLines/>
      <w:numPr>
        <w:ilvl w:val="3"/>
        <w:numId w:val="1"/>
      </w:numPr>
      <w:spacing w:before="200"/>
      <w:ind w:left="862" w:hanging="862"/>
      <w:outlineLvl w:val="3"/>
    </w:pPr>
    <w:rPr>
      <w:rFonts w:ascii="Calibri" w:eastAsiaTheme="majorEastAsia" w:hAnsi="Calibri" w:cstheme="majorBidi"/>
      <w:b/>
      <w:bCs/>
      <w:i/>
      <w:iCs/>
      <w:color w:val="000000" w:themeColor="text1"/>
    </w:rPr>
  </w:style>
  <w:style w:type="paragraph" w:styleId="Heading5">
    <w:name w:val="heading 5"/>
    <w:aliases w:val="Title 5"/>
    <w:basedOn w:val="Normal"/>
    <w:next w:val="Normal"/>
    <w:link w:val="Heading5Char"/>
    <w:uiPriority w:val="9"/>
    <w:unhideWhenUsed/>
    <w:qFormat/>
    <w:rsid w:val="00E872F5"/>
    <w:pPr>
      <w:keepNext/>
      <w:keepLines/>
      <w:numPr>
        <w:ilvl w:val="4"/>
        <w:numId w:val="1"/>
      </w:numPr>
      <w:spacing w:before="200"/>
      <w:ind w:left="1009" w:hanging="1009"/>
      <w:outlineLvl w:val="4"/>
    </w:pPr>
    <w:rPr>
      <w:rFonts w:ascii="Calibri" w:eastAsiaTheme="majorEastAsia" w:hAnsi="Calibri" w:cstheme="majorBidi"/>
      <w:b/>
      <w:color w:val="000000" w:themeColor="text1"/>
    </w:rPr>
  </w:style>
  <w:style w:type="paragraph" w:styleId="Heading6">
    <w:name w:val="heading 6"/>
    <w:aliases w:val="Title 6"/>
    <w:basedOn w:val="Normal"/>
    <w:next w:val="Normal"/>
    <w:link w:val="Heading6Char"/>
    <w:uiPriority w:val="9"/>
    <w:semiHidden/>
    <w:unhideWhenUsed/>
    <w:qFormat/>
    <w:rsid w:val="006A62C6"/>
    <w:pPr>
      <w:keepNext/>
      <w:keepLines/>
      <w:numPr>
        <w:ilvl w:val="5"/>
        <w:numId w:val="1"/>
      </w:numPr>
      <w:spacing w:before="200"/>
      <w:ind w:left="1151" w:hanging="1151"/>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7218B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218B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218B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1 Char"/>
    <w:basedOn w:val="DefaultParagraphFont"/>
    <w:link w:val="Heading1"/>
    <w:uiPriority w:val="9"/>
    <w:rsid w:val="00E872F5"/>
    <w:rPr>
      <w:rFonts w:ascii="Calibri" w:eastAsiaTheme="majorEastAsia" w:hAnsi="Calibri" w:cstheme="majorBidi"/>
      <w:b/>
      <w:bCs/>
      <w:caps/>
      <w:color w:val="000000" w:themeColor="text1"/>
      <w:sz w:val="28"/>
      <w:szCs w:val="28"/>
    </w:rPr>
  </w:style>
  <w:style w:type="character" w:customStyle="1" w:styleId="Heading2Char">
    <w:name w:val="Heading 2 Char"/>
    <w:aliases w:val="Title 2 Char"/>
    <w:basedOn w:val="DefaultParagraphFont"/>
    <w:link w:val="Heading2"/>
    <w:uiPriority w:val="9"/>
    <w:rsid w:val="00E872F5"/>
    <w:rPr>
      <w:rFonts w:ascii="Calibri" w:eastAsiaTheme="majorEastAsia" w:hAnsi="Calibri" w:cstheme="majorBidi"/>
      <w:b/>
      <w:bCs/>
      <w:i/>
      <w:color w:val="000000" w:themeColor="text1"/>
      <w:sz w:val="26"/>
      <w:szCs w:val="26"/>
    </w:rPr>
  </w:style>
  <w:style w:type="paragraph" w:styleId="Subtitle">
    <w:name w:val="Subtitle"/>
    <w:aliases w:val="Headline 2"/>
    <w:basedOn w:val="Normal"/>
    <w:next w:val="Normal"/>
    <w:link w:val="SubtitleChar"/>
    <w:uiPriority w:val="11"/>
    <w:qFormat/>
    <w:rsid w:val="00813571"/>
    <w:pPr>
      <w:tabs>
        <w:tab w:val="left" w:pos="0"/>
      </w:tabs>
      <w:jc w:val="center"/>
    </w:pPr>
    <w:rPr>
      <w:b/>
      <w:sz w:val="36"/>
      <w:szCs w:val="36"/>
    </w:rPr>
  </w:style>
  <w:style w:type="character" w:customStyle="1" w:styleId="SubtitleChar">
    <w:name w:val="Subtitle Char"/>
    <w:aliases w:val="Headline 2 Char"/>
    <w:basedOn w:val="DefaultParagraphFont"/>
    <w:link w:val="Subtitle"/>
    <w:uiPriority w:val="11"/>
    <w:rsid w:val="00813571"/>
    <w:rPr>
      <w:b/>
      <w:sz w:val="36"/>
      <w:szCs w:val="36"/>
    </w:rPr>
  </w:style>
  <w:style w:type="character" w:customStyle="1" w:styleId="Heading3Char">
    <w:name w:val="Heading 3 Char"/>
    <w:aliases w:val="Title 3 Char"/>
    <w:basedOn w:val="DefaultParagraphFont"/>
    <w:link w:val="Heading3"/>
    <w:uiPriority w:val="9"/>
    <w:rsid w:val="00E872F5"/>
    <w:rPr>
      <w:rFonts w:ascii="Calibri" w:eastAsiaTheme="majorEastAsia" w:hAnsi="Calibri" w:cstheme="majorBidi"/>
      <w:b/>
      <w:bCs/>
      <w:color w:val="000000" w:themeColor="text1"/>
    </w:rPr>
  </w:style>
  <w:style w:type="character" w:customStyle="1" w:styleId="Heading4Char">
    <w:name w:val="Heading 4 Char"/>
    <w:aliases w:val="Title 4 Char"/>
    <w:basedOn w:val="DefaultParagraphFont"/>
    <w:link w:val="Heading4"/>
    <w:uiPriority w:val="9"/>
    <w:rsid w:val="00E872F5"/>
    <w:rPr>
      <w:rFonts w:ascii="Calibri" w:eastAsiaTheme="majorEastAsia" w:hAnsi="Calibri" w:cstheme="majorBidi"/>
      <w:b/>
      <w:bCs/>
      <w:i/>
      <w:iCs/>
      <w:color w:val="000000" w:themeColor="text1"/>
    </w:rPr>
  </w:style>
  <w:style w:type="character" w:customStyle="1" w:styleId="Heading5Char">
    <w:name w:val="Heading 5 Char"/>
    <w:aliases w:val="Title 5 Char"/>
    <w:basedOn w:val="DefaultParagraphFont"/>
    <w:link w:val="Heading5"/>
    <w:uiPriority w:val="9"/>
    <w:rsid w:val="00E872F5"/>
    <w:rPr>
      <w:rFonts w:ascii="Calibri" w:eastAsiaTheme="majorEastAsia" w:hAnsi="Calibri" w:cstheme="majorBidi"/>
      <w:b/>
      <w:color w:val="000000" w:themeColor="text1"/>
    </w:rPr>
  </w:style>
  <w:style w:type="character" w:customStyle="1" w:styleId="Heading6Char">
    <w:name w:val="Heading 6 Char"/>
    <w:aliases w:val="Title 6 Char"/>
    <w:basedOn w:val="DefaultParagraphFont"/>
    <w:link w:val="Heading6"/>
    <w:uiPriority w:val="9"/>
    <w:semiHidden/>
    <w:rsid w:val="006A62C6"/>
    <w:rPr>
      <w:rFonts w:eastAsiaTheme="majorEastAsia" w:cstheme="majorBidi"/>
      <w:i/>
      <w:iCs/>
    </w:rPr>
  </w:style>
  <w:style w:type="character" w:customStyle="1" w:styleId="Heading7Char">
    <w:name w:val="Heading 7 Char"/>
    <w:basedOn w:val="DefaultParagraphFont"/>
    <w:link w:val="Heading7"/>
    <w:uiPriority w:val="9"/>
    <w:semiHidden/>
    <w:rsid w:val="007218B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218B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218BD"/>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E872F5"/>
    <w:pPr>
      <w:numPr>
        <w:numId w:val="0"/>
      </w:numPr>
      <w:spacing w:after="0" w:line="276" w:lineRule="auto"/>
      <w:outlineLvl w:val="9"/>
    </w:pPr>
    <w:rPr>
      <w:rFonts w:asciiTheme="majorHAnsi" w:hAnsiTheme="majorHAnsi"/>
      <w:caps w:val="0"/>
      <w:color w:val="365F91" w:themeColor="accent1" w:themeShade="BF"/>
      <w:lang w:eastAsia="de-DE"/>
    </w:rPr>
  </w:style>
  <w:style w:type="paragraph" w:styleId="TOC1">
    <w:name w:val="toc 1"/>
    <w:aliases w:val="Directory 1"/>
    <w:basedOn w:val="Normal"/>
    <w:next w:val="Normal"/>
    <w:autoRedefine/>
    <w:uiPriority w:val="39"/>
    <w:unhideWhenUsed/>
    <w:rsid w:val="00C37C33"/>
    <w:pPr>
      <w:tabs>
        <w:tab w:val="left" w:pos="440"/>
        <w:tab w:val="right" w:leader="dot" w:pos="9062"/>
      </w:tabs>
      <w:spacing w:after="100"/>
    </w:pPr>
    <w:rPr>
      <w:caps/>
      <w:noProof/>
    </w:rPr>
  </w:style>
  <w:style w:type="paragraph" w:styleId="TOC2">
    <w:name w:val="toc 2"/>
    <w:aliases w:val="Directory 2"/>
    <w:basedOn w:val="Normal"/>
    <w:next w:val="Normal"/>
    <w:autoRedefine/>
    <w:uiPriority w:val="39"/>
    <w:unhideWhenUsed/>
    <w:rsid w:val="00E872F5"/>
    <w:pPr>
      <w:spacing w:after="100"/>
      <w:ind w:left="220"/>
    </w:pPr>
  </w:style>
  <w:style w:type="paragraph" w:styleId="TOC3">
    <w:name w:val="toc 3"/>
    <w:aliases w:val="Directory 3"/>
    <w:basedOn w:val="Normal"/>
    <w:next w:val="Normal"/>
    <w:autoRedefine/>
    <w:uiPriority w:val="39"/>
    <w:unhideWhenUsed/>
    <w:rsid w:val="00E872F5"/>
    <w:pPr>
      <w:spacing w:after="100"/>
      <w:ind w:left="440"/>
    </w:pPr>
  </w:style>
  <w:style w:type="character" w:styleId="Hyperlink">
    <w:name w:val="Hyperlink"/>
    <w:basedOn w:val="DefaultParagraphFont"/>
    <w:uiPriority w:val="99"/>
    <w:unhideWhenUsed/>
    <w:rsid w:val="00E872F5"/>
    <w:rPr>
      <w:color w:val="0000FF" w:themeColor="hyperlink"/>
      <w:u w:val="single"/>
    </w:rPr>
  </w:style>
  <w:style w:type="paragraph" w:styleId="BalloonText">
    <w:name w:val="Balloon Text"/>
    <w:basedOn w:val="Normal"/>
    <w:link w:val="BalloonTextChar"/>
    <w:uiPriority w:val="99"/>
    <w:semiHidden/>
    <w:unhideWhenUsed/>
    <w:rsid w:val="00E872F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72F5"/>
    <w:rPr>
      <w:rFonts w:ascii="Tahoma" w:hAnsi="Tahoma" w:cs="Tahoma"/>
      <w:sz w:val="16"/>
      <w:szCs w:val="16"/>
    </w:rPr>
  </w:style>
  <w:style w:type="paragraph" w:styleId="TOC4">
    <w:name w:val="toc 4"/>
    <w:aliases w:val="Directory 4"/>
    <w:basedOn w:val="Normal"/>
    <w:next w:val="Normal"/>
    <w:autoRedefine/>
    <w:uiPriority w:val="39"/>
    <w:unhideWhenUsed/>
    <w:rsid w:val="00C37C33"/>
    <w:pPr>
      <w:spacing w:after="100"/>
      <w:ind w:left="660"/>
    </w:pPr>
  </w:style>
  <w:style w:type="paragraph" w:styleId="TOC5">
    <w:name w:val="toc 5"/>
    <w:aliases w:val="Directory 5"/>
    <w:basedOn w:val="Normal"/>
    <w:next w:val="Normal"/>
    <w:autoRedefine/>
    <w:uiPriority w:val="39"/>
    <w:unhideWhenUsed/>
    <w:rsid w:val="00C37C33"/>
    <w:pPr>
      <w:spacing w:after="100"/>
      <w:ind w:left="880"/>
    </w:pPr>
  </w:style>
  <w:style w:type="paragraph" w:customStyle="1" w:styleId="Additionalinformationontitle">
    <w:name w:val="Additional information on title"/>
    <w:basedOn w:val="Normal"/>
    <w:link w:val="AdditionalinformationontitleZchn"/>
    <w:qFormat/>
    <w:rsid w:val="006A62C6"/>
    <w:pPr>
      <w:tabs>
        <w:tab w:val="left" w:pos="0"/>
        <w:tab w:val="left" w:pos="3686"/>
      </w:tabs>
      <w:spacing w:after="0"/>
      <w:jc w:val="center"/>
    </w:pPr>
    <w:rPr>
      <w:sz w:val="28"/>
      <w:lang w:val="en-US"/>
    </w:rPr>
  </w:style>
  <w:style w:type="paragraph" w:styleId="Header">
    <w:name w:val="header"/>
    <w:basedOn w:val="Normal"/>
    <w:link w:val="HeaderChar"/>
    <w:uiPriority w:val="99"/>
    <w:unhideWhenUsed/>
    <w:rsid w:val="00584689"/>
    <w:pPr>
      <w:tabs>
        <w:tab w:val="center" w:pos="4536"/>
        <w:tab w:val="right" w:pos="9072"/>
      </w:tabs>
      <w:spacing w:after="0"/>
    </w:pPr>
  </w:style>
  <w:style w:type="paragraph" w:styleId="Footer">
    <w:name w:val="footer"/>
    <w:aliases w:val="Footer text"/>
    <w:basedOn w:val="Normal"/>
    <w:link w:val="FooterChar"/>
    <w:uiPriority w:val="99"/>
    <w:unhideWhenUsed/>
    <w:rsid w:val="00A12D1D"/>
    <w:pPr>
      <w:tabs>
        <w:tab w:val="center" w:pos="4536"/>
        <w:tab w:val="right" w:pos="9072"/>
      </w:tabs>
    </w:pPr>
    <w:rPr>
      <w:sz w:val="16"/>
    </w:rPr>
  </w:style>
  <w:style w:type="character" w:customStyle="1" w:styleId="FooterChar">
    <w:name w:val="Footer Char"/>
    <w:aliases w:val="Footer text Char"/>
    <w:basedOn w:val="DefaultParagraphFont"/>
    <w:link w:val="Footer"/>
    <w:uiPriority w:val="99"/>
    <w:rsid w:val="00A12D1D"/>
    <w:rPr>
      <w:sz w:val="16"/>
    </w:rPr>
  </w:style>
  <w:style w:type="paragraph" w:styleId="ListParagraph">
    <w:name w:val="List Paragraph"/>
    <w:aliases w:val="List"/>
    <w:basedOn w:val="Normal"/>
    <w:uiPriority w:val="34"/>
    <w:rsid w:val="00210A7B"/>
    <w:pPr>
      <w:numPr>
        <w:numId w:val="24"/>
      </w:numPr>
      <w:ind w:left="397" w:hanging="397"/>
      <w:contextualSpacing/>
      <w:outlineLvl w:val="0"/>
    </w:pPr>
  </w:style>
  <w:style w:type="paragraph" w:styleId="Title">
    <w:name w:val="Title"/>
    <w:aliases w:val="Headline 1"/>
    <w:basedOn w:val="Normal"/>
    <w:next w:val="Normal"/>
    <w:link w:val="TitleChar"/>
    <w:uiPriority w:val="10"/>
    <w:qFormat/>
    <w:rsid w:val="00813571"/>
    <w:pPr>
      <w:tabs>
        <w:tab w:val="left" w:pos="0"/>
      </w:tabs>
      <w:jc w:val="center"/>
    </w:pPr>
    <w:rPr>
      <w:b/>
      <w:sz w:val="48"/>
      <w:szCs w:val="56"/>
    </w:rPr>
  </w:style>
  <w:style w:type="character" w:customStyle="1" w:styleId="TitleChar">
    <w:name w:val="Title Char"/>
    <w:aliases w:val="Headline 1 Char"/>
    <w:basedOn w:val="DefaultParagraphFont"/>
    <w:link w:val="Title"/>
    <w:uiPriority w:val="10"/>
    <w:rsid w:val="00813571"/>
    <w:rPr>
      <w:b/>
      <w:sz w:val="48"/>
      <w:szCs w:val="56"/>
    </w:rPr>
  </w:style>
  <w:style w:type="paragraph" w:customStyle="1" w:styleId="Headline3">
    <w:name w:val="Headline 3"/>
    <w:basedOn w:val="Normal"/>
    <w:link w:val="Headline3Zchn"/>
    <w:qFormat/>
    <w:rsid w:val="00650BE4"/>
    <w:pPr>
      <w:tabs>
        <w:tab w:val="left" w:pos="0"/>
      </w:tabs>
      <w:jc w:val="center"/>
    </w:pPr>
    <w:rPr>
      <w:sz w:val="32"/>
      <w:szCs w:val="28"/>
      <w:lang w:val="en-US"/>
    </w:rPr>
  </w:style>
  <w:style w:type="paragraph" w:customStyle="1" w:styleId="Copyrighttextinfooter">
    <w:name w:val="Copyright text in footer"/>
    <w:basedOn w:val="Normal"/>
    <w:link w:val="CopyrighttextinfooterZchn"/>
    <w:rsid w:val="00650BE4"/>
    <w:pPr>
      <w:spacing w:after="0"/>
    </w:pPr>
    <w:rPr>
      <w:rFonts w:ascii="Calibri" w:hAnsi="Calibri"/>
      <w:color w:val="505D63"/>
      <w:sz w:val="12"/>
    </w:rPr>
  </w:style>
  <w:style w:type="character" w:customStyle="1" w:styleId="Headline3Zchn">
    <w:name w:val="Headline 3 Zchn"/>
    <w:basedOn w:val="DefaultParagraphFont"/>
    <w:link w:val="Headline3"/>
    <w:rsid w:val="00650BE4"/>
    <w:rPr>
      <w:sz w:val="32"/>
      <w:szCs w:val="28"/>
      <w:lang w:val="en-US"/>
    </w:rPr>
  </w:style>
  <w:style w:type="character" w:customStyle="1" w:styleId="AdditionalinformationontitleZchn">
    <w:name w:val="Additional information on title Zchn"/>
    <w:basedOn w:val="DefaultParagraphFont"/>
    <w:link w:val="Additionalinformationontitle"/>
    <w:rsid w:val="006A62C6"/>
    <w:rPr>
      <w:sz w:val="28"/>
      <w:lang w:val="en-US"/>
    </w:rPr>
  </w:style>
  <w:style w:type="character" w:customStyle="1" w:styleId="CopyrighttextinfooterZchn">
    <w:name w:val="Copyright text in footer Zchn"/>
    <w:basedOn w:val="DefaultParagraphFont"/>
    <w:link w:val="Copyrighttextinfooter"/>
    <w:rsid w:val="00650BE4"/>
    <w:rPr>
      <w:rFonts w:ascii="Calibri" w:hAnsi="Calibri"/>
      <w:color w:val="505D63"/>
      <w:sz w:val="12"/>
    </w:rPr>
  </w:style>
  <w:style w:type="character" w:customStyle="1" w:styleId="HeaderChar">
    <w:name w:val="Header Char"/>
    <w:basedOn w:val="DefaultParagraphFont"/>
    <w:link w:val="Header"/>
    <w:uiPriority w:val="99"/>
    <w:rsid w:val="00584689"/>
  </w:style>
  <w:style w:type="paragraph" w:customStyle="1" w:styleId="Vorgabetext">
    <w:name w:val="Vorgabetext"/>
    <w:basedOn w:val="Normal"/>
    <w:rsid w:val="006E59B2"/>
    <w:pPr>
      <w:jc w:val="both"/>
    </w:pPr>
    <w:rPr>
      <w:rFonts w:ascii="Calibri" w:eastAsia="Calibri" w:hAnsi="Calibri" w:cs="Times New Roman"/>
      <w:szCs w:val="20"/>
    </w:rPr>
  </w:style>
  <w:style w:type="paragraph" w:customStyle="1" w:styleId="Default">
    <w:name w:val="Default"/>
    <w:rsid w:val="00D76F59"/>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900580">
      <w:bodyDiv w:val="1"/>
      <w:marLeft w:val="0"/>
      <w:marRight w:val="0"/>
      <w:marTop w:val="0"/>
      <w:marBottom w:val="0"/>
      <w:divBdr>
        <w:top w:val="none" w:sz="0" w:space="0" w:color="auto"/>
        <w:left w:val="none" w:sz="0" w:space="0" w:color="auto"/>
        <w:bottom w:val="none" w:sz="0" w:space="0" w:color="auto"/>
        <w:right w:val="none" w:sz="0" w:space="0" w:color="auto"/>
      </w:divBdr>
    </w:div>
    <w:div w:id="32317524">
      <w:bodyDiv w:val="1"/>
      <w:marLeft w:val="0"/>
      <w:marRight w:val="0"/>
      <w:marTop w:val="0"/>
      <w:marBottom w:val="0"/>
      <w:divBdr>
        <w:top w:val="none" w:sz="0" w:space="0" w:color="auto"/>
        <w:left w:val="none" w:sz="0" w:space="0" w:color="auto"/>
        <w:bottom w:val="none" w:sz="0" w:space="0" w:color="auto"/>
        <w:right w:val="none" w:sz="0" w:space="0" w:color="auto"/>
      </w:divBdr>
    </w:div>
    <w:div w:id="79646558">
      <w:bodyDiv w:val="1"/>
      <w:marLeft w:val="0"/>
      <w:marRight w:val="0"/>
      <w:marTop w:val="0"/>
      <w:marBottom w:val="0"/>
      <w:divBdr>
        <w:top w:val="none" w:sz="0" w:space="0" w:color="auto"/>
        <w:left w:val="none" w:sz="0" w:space="0" w:color="auto"/>
        <w:bottom w:val="none" w:sz="0" w:space="0" w:color="auto"/>
        <w:right w:val="none" w:sz="0" w:space="0" w:color="auto"/>
      </w:divBdr>
    </w:div>
    <w:div w:id="301497631">
      <w:bodyDiv w:val="1"/>
      <w:marLeft w:val="0"/>
      <w:marRight w:val="0"/>
      <w:marTop w:val="0"/>
      <w:marBottom w:val="0"/>
      <w:divBdr>
        <w:top w:val="none" w:sz="0" w:space="0" w:color="auto"/>
        <w:left w:val="none" w:sz="0" w:space="0" w:color="auto"/>
        <w:bottom w:val="none" w:sz="0" w:space="0" w:color="auto"/>
        <w:right w:val="none" w:sz="0" w:space="0" w:color="auto"/>
      </w:divBdr>
    </w:div>
    <w:div w:id="1359164492">
      <w:bodyDiv w:val="1"/>
      <w:marLeft w:val="0"/>
      <w:marRight w:val="0"/>
      <w:marTop w:val="0"/>
      <w:marBottom w:val="0"/>
      <w:divBdr>
        <w:top w:val="none" w:sz="0" w:space="0" w:color="auto"/>
        <w:left w:val="none" w:sz="0" w:space="0" w:color="auto"/>
        <w:bottom w:val="none" w:sz="0" w:space="0" w:color="auto"/>
        <w:right w:val="none" w:sz="0" w:space="0" w:color="auto"/>
      </w:divBdr>
    </w:div>
    <w:div w:id="1373454615">
      <w:bodyDiv w:val="1"/>
      <w:marLeft w:val="0"/>
      <w:marRight w:val="0"/>
      <w:marTop w:val="0"/>
      <w:marBottom w:val="0"/>
      <w:divBdr>
        <w:top w:val="none" w:sz="0" w:space="0" w:color="auto"/>
        <w:left w:val="none" w:sz="0" w:space="0" w:color="auto"/>
        <w:bottom w:val="none" w:sz="0" w:space="0" w:color="auto"/>
        <w:right w:val="none" w:sz="0" w:space="0" w:color="auto"/>
      </w:divBdr>
    </w:div>
    <w:div w:id="180881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Vorlagen\Dokumentvorlage%20Hanse%20Orga_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2616D86D312741803879735464282F" ma:contentTypeVersion="3" ma:contentTypeDescription="Create a new document." ma:contentTypeScope="" ma:versionID="21e7eeb5e2010b910d52f23971015753">
  <xsd:schema xmlns:xsd="http://www.w3.org/2001/XMLSchema" xmlns:xs="http://www.w3.org/2001/XMLSchema" xmlns:p="http://schemas.microsoft.com/office/2006/metadata/properties" xmlns:ns2="e9c4e65f-441e-48ed-851a-d2ca56bdc3be" targetNamespace="http://schemas.microsoft.com/office/2006/metadata/properties" ma:root="true" ma:fieldsID="3c4b6a1d1cb88dfd47ef396264a3203c" ns2:_="">
    <xsd:import namespace="e9c4e65f-441e-48ed-851a-d2ca56bdc3b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c4e65f-441e-48ed-851a-d2ca56bdc3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F54B62-7F6D-46EB-B397-CE5F7FCBED97}">
  <ds:schemaRefs>
    <ds:schemaRef ds:uri="http://schemas.openxmlformats.org/officeDocument/2006/bibliography"/>
  </ds:schemaRefs>
</ds:datastoreItem>
</file>

<file path=customXml/itemProps2.xml><?xml version="1.0" encoding="utf-8"?>
<ds:datastoreItem xmlns:ds="http://schemas.openxmlformats.org/officeDocument/2006/customXml" ds:itemID="{94B416B5-6615-47A6-9D8A-B84102B3A25B}">
  <ds:schemaRefs>
    <ds:schemaRef ds:uri="http://schemas.microsoft.com/sharepoint/v3/contenttype/forms"/>
  </ds:schemaRefs>
</ds:datastoreItem>
</file>

<file path=customXml/itemProps3.xml><?xml version="1.0" encoding="utf-8"?>
<ds:datastoreItem xmlns:ds="http://schemas.openxmlformats.org/officeDocument/2006/customXml" ds:itemID="{FF8400BA-A598-4BE3-ADB0-A45D4DAC2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c4e65f-441e-48ed-851a-d2ca56bdc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E2E13A-FB38-4069-9D24-F952DC823F6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C:\Vorlagen\Dokumentvorlage Hanse Orga_EN.dotx</Template>
  <TotalTime>36</TotalTime>
  <Pages>11</Pages>
  <Words>1249</Words>
  <Characters>7122</Characters>
  <Application>Microsoft Office Word</Application>
  <DocSecurity>0</DocSecurity>
  <Lines>59</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Microsoft</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10</cp:revision>
  <dcterms:created xsi:type="dcterms:W3CDTF">2025-10-30T09:24:00Z</dcterms:created>
  <dcterms:modified xsi:type="dcterms:W3CDTF">2026-10-01T12:10:00Z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f7727a-510c-40ce-a418-7fdfc8e6513f_Enabled">
    <vt:lpwstr>true</vt:lpwstr>
  </property>
  <property fmtid="{D5CDD505-2E9C-101B-9397-08002B2CF9AE}" pid="3" name="MSIP_Label_00f7727a-510c-40ce-a418-7fdfc8e6513f_SetDate">
    <vt:lpwstr>2022-04-27T07:26:33Z</vt:lpwstr>
  </property>
  <property fmtid="{D5CDD505-2E9C-101B-9397-08002B2CF9AE}" pid="4" name="MSIP_Label_00f7727a-510c-40ce-a418-7fdfc8e6513f_Method">
    <vt:lpwstr>Standard</vt:lpwstr>
  </property>
  <property fmtid="{D5CDD505-2E9C-101B-9397-08002B2CF9AE}" pid="5" name="MSIP_Label_00f7727a-510c-40ce-a418-7fdfc8e6513f_Name">
    <vt:lpwstr>Classified (without encryption)</vt:lpwstr>
  </property>
  <property fmtid="{D5CDD505-2E9C-101B-9397-08002B2CF9AE}" pid="6" name="MSIP_Label_00f7727a-510c-40ce-a418-7fdfc8e6513f_SiteId">
    <vt:lpwstr>75b2f54b-feff-400d-8e0b-67102edb9a23</vt:lpwstr>
  </property>
  <property fmtid="{D5CDD505-2E9C-101B-9397-08002B2CF9AE}" pid="7" name="MSIP_Label_00f7727a-510c-40ce-a418-7fdfc8e6513f_ActionId">
    <vt:lpwstr>4456cc78-adbd-470c-aae4-5bbce9c10f0d</vt:lpwstr>
  </property>
  <property fmtid="{D5CDD505-2E9C-101B-9397-08002B2CF9AE}" pid="8" name="MSIP_Label_00f7727a-510c-40ce-a418-7fdfc8e6513f_ContentBits">
    <vt:lpwstr>1</vt:lpwstr>
  </property>
  <property fmtid="{D5CDD505-2E9C-101B-9397-08002B2CF9AE}" pid="9" name="ContentTypeId">
    <vt:lpwstr>0x0101006A2616D86D312741803879735464282F</vt:lpwstr>
  </property>
  <property fmtid="{D5CDD505-2E9C-101B-9397-08002B2CF9AE}" pid="10" name="Order">
    <vt:r8>460700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ies>
</file>